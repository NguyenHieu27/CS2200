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ins w:author="Venkatesan" w:id="0" w:date="2024-03-06T20:40:29Z">
        <w:r w:rsidDel="00000000" w:rsidR="00000000" w:rsidRPr="00000000">
          <w:rPr>
            <w:rtl w:val="0"/>
          </w:rPr>
          <w:t xml:space="preserve">s</w:t>
        </w:r>
      </w:ins>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34fn0j3xv0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w:t>
              <w:tab/>
              <w:t xml:space="preserve">1</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hb4t3d24j4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2</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y4z7svhhef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3</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t5l4it7wg8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4</w:t>
              <w:tab/>
              <w:t xml:space="preserve">6</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vpwuvaam2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5</w:t>
              <w:tab/>
              <w:t xml:space="preserve">8</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w9dyvem4g5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6</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8">
      <w:pPr>
        <w:pStyle w:val="Heading3"/>
        <w:rPr/>
      </w:pPr>
      <w:bookmarkStart w:colFirst="0" w:colLast="0" w:name="_w34fn0j3xv07" w:id="0"/>
      <w:bookmarkEnd w:id="0"/>
      <w:r w:rsidDel="00000000" w:rsidR="00000000" w:rsidRPr="00000000">
        <w:rPr>
          <w:rtl w:val="0"/>
        </w:rPr>
        <w:t xml:space="preserve">Question 1</w:t>
      </w:r>
    </w:p>
    <w:p w:rsidR="00000000" w:rsidDel="00000000" w:rsidP="00000000" w:rsidRDefault="00000000" w:rsidRPr="00000000" w14:paraId="00000009">
      <w:pPr>
        <w:rPr/>
      </w:pPr>
      <w:r w:rsidDel="00000000" w:rsidR="00000000" w:rsidRPr="00000000">
        <w:rPr/>
        <w:drawing>
          <wp:inline distB="114300" distT="114300" distL="114300" distR="114300">
            <wp:extent cx="5731200" cy="477520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4775200"/>
                    </a:xfrm>
                    <a:prstGeom prst="rect"/>
                    <a:ln/>
                  </pic:spPr>
                </pic:pic>
              </a:graphicData>
            </a:graphic>
          </wp:inline>
        </w:drawing>
      </w:r>
      <w:ins w:author="Uday Goyat" w:id="1" w:date="2024-03-06T23:14:18Z">
        <w:r w:rsidDel="00000000" w:rsidR="00000000" w:rsidRPr="00000000">
          <w:rPr>
            <w:rtl w:val="0"/>
          </w:rPr>
          <w:t xml:space="preserve">w</w:t>
        </w:r>
      </w:ins>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1200" cy="71247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7124700"/>
                    </a:xfrm>
                    <a:prstGeom prst="rect"/>
                    <a:ln/>
                  </pic:spPr>
                </pic:pic>
              </a:graphicData>
            </a:graphic>
          </wp:inline>
        </w:drawing>
      </w:r>
      <w:ins w:author="Ethan Saddler" w:id="2" w:date="2024-03-06T23:19:45Z">
        <w:r w:rsidDel="00000000" w:rsidR="00000000" w:rsidRPr="00000000">
          <w:rPr>
            <w:rtl w:val="0"/>
          </w:rPr>
          <w:tab/>
        </w:r>
      </w:ins>
      <w:r w:rsidDel="00000000" w:rsidR="00000000" w:rsidRPr="00000000">
        <w:rPr>
          <w:rtl w:val="0"/>
        </w:rPr>
      </w:r>
    </w:p>
    <w:p w:rsidR="00000000" w:rsidDel="00000000" w:rsidP="00000000" w:rsidRDefault="00000000" w:rsidRPr="00000000" w14:paraId="0000000B">
      <w:pPr>
        <w:rPr>
          <w:b w:val="1"/>
        </w:rPr>
      </w:pPr>
      <w:ins w:author="Rama Khabbaz" w:id="3" w:date="2024-03-06T17:47:53Z">
        <w:r w:rsidDel="00000000" w:rsidR="00000000" w:rsidRPr="00000000">
          <w:rPr>
            <w:rtl w:val="0"/>
          </w:rPr>
          <w:t xml:space="preserve">`</w:t>
        </w:r>
      </w:ins>
      <w:r w:rsidDel="00000000" w:rsidR="00000000" w:rsidRPr="00000000">
        <w:rPr>
          <w:b w:val="1"/>
          <w:rtl w:val="0"/>
        </w:rPr>
        <w:t xml:space="preserve">1.1</w:t>
      </w:r>
    </w:p>
    <w:p w:rsidR="00000000" w:rsidDel="00000000" w:rsidP="00000000" w:rsidRDefault="00000000" w:rsidRPr="00000000" w14:paraId="000000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FBUF: Instruction and PC</w:t>
      </w:r>
    </w:p>
    <w:p w:rsidR="00000000" w:rsidDel="00000000" w:rsidP="00000000" w:rsidRDefault="00000000" w:rsidRPr="00000000" w14:paraId="0000000E">
      <w:pPr>
        <w:rPr/>
      </w:pPr>
      <w:r w:rsidDel="00000000" w:rsidR="00000000" w:rsidRPr="00000000">
        <w:rPr>
          <w:rtl w:val="0"/>
        </w:rPr>
        <w:t xml:space="preserve">DBUF: </w:t>
      </w:r>
      <w:r w:rsidDel="00000000" w:rsidR="00000000" w:rsidRPr="00000000">
        <w:rPr>
          <w:rtl w:val="0"/>
        </w:rPr>
        <w:t xml:space="preserve">[Rx</w:t>
      </w:r>
      <w:r w:rsidDel="00000000" w:rsidR="00000000" w:rsidRPr="00000000">
        <w:rPr>
          <w:rtl w:val="0"/>
        </w:rPr>
        <w:t xml:space="preserve">], [Ry], opcode, PC, Offset,</w:t>
      </w:r>
      <w:r w:rsidDel="00000000" w:rsidR="00000000" w:rsidRPr="00000000">
        <w:rPr>
          <w:rtl w:val="0"/>
        </w:rPr>
        <w:t xml:space="preserve"> </w:t>
      </w:r>
      <w:commentRangeStart w:id="0"/>
      <w:commentRangeStart w:id="1"/>
      <w:commentRangeStart w:id="2"/>
      <w:commentRangeStart w:id="3"/>
      <w:commentRangeStart w:id="4"/>
      <w:commentRangeStart w:id="5"/>
      <w:commentRangeStart w:id="6"/>
      <w:commentRangeStart w:id="7"/>
      <w:commentRangeStart w:id="8"/>
      <w:r w:rsidDel="00000000" w:rsidR="00000000" w:rsidRPr="00000000">
        <w:rPr>
          <w:rtl w:val="0"/>
        </w:rPr>
      </w:r>
    </w:p>
    <w:p w:rsidR="00000000" w:rsidDel="00000000" w:rsidP="00000000" w:rsidRDefault="00000000" w:rsidRPr="00000000" w14:paraId="0000000F">
      <w:pPr>
        <w:rPr/>
      </w:pP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EBUF: PC, opcode,[</w:t>
      </w:r>
      <w:r w:rsidDel="00000000" w:rsidR="00000000" w:rsidRPr="00000000">
        <w:rPr>
          <w:rtl w:val="0"/>
        </w:rPr>
        <w:t xml:space="preserve">Rx</w:t>
      </w:r>
      <w:r w:rsidDel="00000000" w:rsidR="00000000" w:rsidRPr="00000000">
        <w:rPr>
          <w:rtl w:val="0"/>
        </w:rPr>
        <w:t xml:space="preserve">], ALU Result</w:t>
      </w:r>
    </w:p>
    <w:p w:rsidR="00000000" w:rsidDel="00000000" w:rsidP="00000000" w:rsidRDefault="00000000" w:rsidRPr="00000000" w14:paraId="00000010">
      <w:pPr>
        <w:rPr/>
      </w:pPr>
      <w:r w:rsidDel="00000000" w:rsidR="00000000" w:rsidRPr="00000000">
        <w:rPr>
          <w:rtl w:val="0"/>
        </w:rPr>
        <w:t xml:space="preserve">MBUF: PC, opcode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1.2</w:t>
      </w:r>
    </w:p>
    <w:p w:rsidR="00000000" w:rsidDel="00000000" w:rsidP="00000000" w:rsidRDefault="00000000" w:rsidRPr="00000000" w14:paraId="000000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FBUF: Instruction and PC</w:t>
      </w:r>
    </w:p>
    <w:p w:rsidR="00000000" w:rsidDel="00000000" w:rsidP="00000000" w:rsidRDefault="00000000" w:rsidRPr="00000000" w14:paraId="00000017">
      <w:pPr>
        <w:rPr/>
      </w:pPr>
      <w:r w:rsidDel="00000000" w:rsidR="00000000" w:rsidRPr="00000000">
        <w:rPr>
          <w:rtl w:val="0"/>
        </w:rPr>
        <w:t xml:space="preserve">DBUF: PC, opcode, Rx, [Ry]</w:t>
      </w:r>
    </w:p>
    <w:p w:rsidR="00000000" w:rsidDel="00000000" w:rsidP="00000000" w:rsidRDefault="00000000" w:rsidRPr="00000000" w14:paraId="00000018">
      <w:pPr>
        <w:rPr/>
      </w:pPr>
      <w:r w:rsidDel="00000000" w:rsidR="00000000" w:rsidRPr="00000000">
        <w:rPr>
          <w:rtl w:val="0"/>
        </w:rPr>
        <w:t xml:space="preserve">EBUF: ALU Result, opcode, Rx, PC</w:t>
      </w:r>
    </w:p>
    <w:p w:rsidR="00000000" w:rsidDel="00000000" w:rsidP="00000000" w:rsidRDefault="00000000" w:rsidRPr="00000000" w14:paraId="00000019">
      <w:pPr>
        <w:rPr/>
      </w:pPr>
      <w:r w:rsidDel="00000000" w:rsidR="00000000" w:rsidRPr="00000000">
        <w:rPr>
          <w:rtl w:val="0"/>
        </w:rPr>
        <w:t xml:space="preserve">MBUF: ALU Result, opcode, Rx, PC</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rPr/>
      </w:pPr>
      <w:bookmarkStart w:colFirst="0" w:colLast="0" w:name="_7hb4t3d24j47" w:id="1"/>
      <w:bookmarkEnd w:id="1"/>
      <w:r w:rsidDel="00000000" w:rsidR="00000000" w:rsidRPr="00000000">
        <w:rPr>
          <w:rtl w:val="0"/>
        </w:rPr>
        <w:t xml:space="preserve">Question 2</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41783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b w:val="1"/>
          <w:rtl w:val="0"/>
        </w:rPr>
        <w:t xml:space="preserve">2.1 </w:t>
      </w:r>
      <w:r w:rsidDel="00000000" w:rsidR="00000000" w:rsidRPr="00000000">
        <w:pict>
          <v:rect style="width:0.0pt;height:1.5pt" o:hr="t" o:hrstd="t" o:hralign="center" fillcolor="#A0A0A0" stroked="f"/>
        </w:pict>
      </w:r>
      <w:r w:rsidDel="00000000" w:rsidR="00000000" w:rsidRPr="00000000">
        <w:rPr>
          <w:rtl w:val="0"/>
        </w:rPr>
      </w:r>
    </w:p>
    <w:tbl>
      <w:tblPr>
        <w:tblStyle w:val="Table1"/>
        <w:tblpPr w:leftFromText="180" w:rightFromText="180" w:topFromText="180" w:bottomFromText="180" w:vertAnchor="text" w:horzAnchor="text" w:tblpX="3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800"/>
        <w:tblGridChange w:id="0">
          <w:tblGrid>
            <w:gridCol w:w="1800"/>
            <w:gridCol w:w="1800"/>
            <w:gridCol w:w="1800"/>
            <w:gridCol w:w="1800"/>
            <w:gridCol w:w="1800"/>
          </w:tblGrid>
        </w:tblGridChange>
      </w:tblGrid>
      <w:tr>
        <w:trPr>
          <w:cantSplit w:val="0"/>
          <w:tblHeader w:val="0"/>
        </w:trPr>
        <w:tc>
          <w:tcPr/>
          <w:p w:rsidR="00000000" w:rsidDel="00000000" w:rsidP="00000000" w:rsidRDefault="00000000" w:rsidRPr="00000000" w14:paraId="00000021">
            <w:pPr>
              <w:widowControl w:val="0"/>
              <w:spacing w:line="240" w:lineRule="auto"/>
              <w:rPr/>
            </w:pPr>
            <w:r w:rsidDel="00000000" w:rsidR="00000000" w:rsidRPr="00000000">
              <w:rPr>
                <w:rtl w:val="0"/>
              </w:rPr>
            </w:r>
          </w:p>
        </w:tc>
        <w:tc>
          <w:tcPr/>
          <w:p w:rsidR="00000000" w:rsidDel="00000000" w:rsidP="00000000" w:rsidRDefault="00000000" w:rsidRPr="00000000" w14:paraId="00000022">
            <w:pPr>
              <w:widowControl w:val="0"/>
              <w:spacing w:line="240" w:lineRule="auto"/>
              <w:rPr/>
            </w:pPr>
            <w:r w:rsidDel="00000000" w:rsidR="00000000" w:rsidRPr="00000000">
              <w:rPr>
                <w:rtl w:val="0"/>
              </w:rPr>
              <w:t xml:space="preserve">i1</w:t>
            </w:r>
          </w:p>
        </w:tc>
        <w:tc>
          <w:tcPr/>
          <w:p w:rsidR="00000000" w:rsidDel="00000000" w:rsidP="00000000" w:rsidRDefault="00000000" w:rsidRPr="00000000" w14:paraId="00000023">
            <w:pPr>
              <w:widowControl w:val="0"/>
              <w:spacing w:line="240" w:lineRule="auto"/>
              <w:rPr/>
            </w:pPr>
            <w:r w:rsidDel="00000000" w:rsidR="00000000" w:rsidRPr="00000000">
              <w:rPr>
                <w:rtl w:val="0"/>
              </w:rPr>
              <w:t xml:space="preserve">i2</w:t>
            </w:r>
          </w:p>
        </w:tc>
        <w:tc>
          <w:tcPr/>
          <w:p w:rsidR="00000000" w:rsidDel="00000000" w:rsidP="00000000" w:rsidRDefault="00000000" w:rsidRPr="00000000" w14:paraId="00000024">
            <w:pPr>
              <w:widowControl w:val="0"/>
              <w:spacing w:line="240" w:lineRule="auto"/>
              <w:rPr/>
            </w:pPr>
            <w:r w:rsidDel="00000000" w:rsidR="00000000" w:rsidRPr="00000000">
              <w:rPr>
                <w:rtl w:val="0"/>
              </w:rPr>
              <w:t xml:space="preserve">i3</w:t>
            </w:r>
          </w:p>
        </w:tc>
        <w:tc>
          <w:tcPr/>
          <w:p w:rsidR="00000000" w:rsidDel="00000000" w:rsidP="00000000" w:rsidRDefault="00000000" w:rsidRPr="00000000" w14:paraId="00000025">
            <w:pPr>
              <w:widowControl w:val="0"/>
              <w:spacing w:line="240" w:lineRule="auto"/>
              <w:rPr/>
            </w:pPr>
            <w:r w:rsidDel="00000000" w:rsidR="00000000" w:rsidRPr="00000000">
              <w:rPr>
                <w:rtl w:val="0"/>
              </w:rPr>
              <w:t xml:space="preserve">i4</w:t>
            </w:r>
          </w:p>
        </w:tc>
      </w:tr>
      <w:tr>
        <w:trPr>
          <w:cantSplit w:val="0"/>
          <w:tblHeader w:val="0"/>
        </w:trPr>
        <w:tc>
          <w:tcPr/>
          <w:p w:rsidR="00000000" w:rsidDel="00000000" w:rsidP="00000000" w:rsidRDefault="00000000" w:rsidRPr="00000000" w14:paraId="00000026">
            <w:pPr>
              <w:widowControl w:val="0"/>
              <w:spacing w:line="240" w:lineRule="auto"/>
              <w:rPr/>
            </w:pPr>
            <w:r w:rsidDel="00000000" w:rsidR="00000000" w:rsidRPr="00000000">
              <w:rPr>
                <w:rtl w:val="0"/>
              </w:rPr>
              <w:t xml:space="preserve">i1</w:t>
            </w:r>
          </w:p>
        </w:tc>
        <w:tc>
          <w:tcPr/>
          <w:p w:rsidR="00000000" w:rsidDel="00000000" w:rsidP="00000000" w:rsidRDefault="00000000" w:rsidRPr="00000000" w14:paraId="00000027">
            <w:pPr>
              <w:widowControl w:val="0"/>
              <w:numPr>
                <w:ilvl w:val="0"/>
                <w:numId w:val="6"/>
              </w:numPr>
              <w:spacing w:line="240" w:lineRule="auto"/>
              <w:ind w:left="720" w:hanging="360"/>
            </w:pPr>
            <w:r w:rsidDel="00000000" w:rsidR="00000000" w:rsidRPr="00000000">
              <w:rPr>
                <w:rtl w:val="0"/>
              </w:rPr>
            </w:r>
          </w:p>
        </w:tc>
        <w:tc>
          <w:tcPr/>
          <w:p w:rsidR="00000000" w:rsidDel="00000000" w:rsidP="00000000" w:rsidRDefault="00000000" w:rsidRPr="00000000" w14:paraId="00000028">
            <w:pPr>
              <w:widowControl w:val="0"/>
              <w:numPr>
                <w:ilvl w:val="0"/>
                <w:numId w:val="12"/>
              </w:numPr>
              <w:spacing w:line="240" w:lineRule="auto"/>
              <w:ind w:left="1440" w:hanging="360"/>
            </w:pPr>
            <w:r w:rsidDel="00000000" w:rsidR="00000000" w:rsidRPr="00000000">
              <w:rPr>
                <w:rtl w:val="0"/>
              </w:rPr>
            </w:r>
          </w:p>
        </w:tc>
        <w:tc>
          <w:tcPr/>
          <w:p w:rsidR="00000000" w:rsidDel="00000000" w:rsidP="00000000" w:rsidRDefault="00000000" w:rsidRPr="00000000" w14:paraId="00000029">
            <w:pPr>
              <w:widowControl w:val="0"/>
              <w:numPr>
                <w:ilvl w:val="0"/>
                <w:numId w:val="13"/>
              </w:numPr>
              <w:spacing w:line="240" w:lineRule="auto"/>
              <w:ind w:left="720" w:hanging="360"/>
            </w:pPr>
            <w:r w:rsidDel="00000000" w:rsidR="00000000" w:rsidRPr="00000000">
              <w:rPr>
                <w:rtl w:val="0"/>
              </w:rPr>
            </w:r>
          </w:p>
        </w:tc>
        <w:tc>
          <w:tcPr/>
          <w:p w:rsidR="00000000" w:rsidDel="00000000" w:rsidP="00000000" w:rsidRDefault="00000000" w:rsidRPr="00000000" w14:paraId="0000002A">
            <w:pPr>
              <w:widowControl w:val="0"/>
              <w:numPr>
                <w:ilvl w:val="0"/>
                <w:numId w:val="7"/>
              </w:numPr>
              <w:spacing w:line="240" w:lineRule="auto"/>
              <w:ind w:left="720" w:hanging="360"/>
            </w:pPr>
            <w:r w:rsidDel="00000000" w:rsidR="00000000" w:rsidRPr="00000000">
              <w:rPr>
                <w:rtl w:val="0"/>
              </w:rPr>
            </w:r>
          </w:p>
        </w:tc>
      </w:tr>
      <w:tr>
        <w:trPr>
          <w:cantSplit w:val="0"/>
          <w:tblHeader w:val="0"/>
        </w:trPr>
        <w:tc>
          <w:tcPr/>
          <w:p w:rsidR="00000000" w:rsidDel="00000000" w:rsidP="00000000" w:rsidRDefault="00000000" w:rsidRPr="00000000" w14:paraId="0000002B">
            <w:pPr>
              <w:widowControl w:val="0"/>
              <w:spacing w:line="240" w:lineRule="auto"/>
              <w:rPr/>
            </w:pPr>
            <w:r w:rsidDel="00000000" w:rsidR="00000000" w:rsidRPr="00000000">
              <w:rPr>
                <w:rtl w:val="0"/>
              </w:rPr>
              <w:t xml:space="preserve">i2</w:t>
            </w:r>
          </w:p>
        </w:tc>
        <w:tc>
          <w:tcPr/>
          <w:p w:rsidR="00000000" w:rsidDel="00000000" w:rsidP="00000000" w:rsidRDefault="00000000" w:rsidRPr="00000000" w14:paraId="0000002C">
            <w:pPr>
              <w:widowControl w:val="0"/>
              <w:spacing w:line="240" w:lineRule="auto"/>
              <w:rPr/>
            </w:pPr>
            <w:r w:rsidDel="00000000" w:rsidR="00000000" w:rsidRPr="00000000">
              <w:rPr>
                <w:rtl w:val="0"/>
              </w:rPr>
              <w:t xml:space="preserve">RAW</w:t>
            </w:r>
          </w:p>
        </w:tc>
        <w:tc>
          <w:tcPr/>
          <w:p w:rsidR="00000000" w:rsidDel="00000000" w:rsidP="00000000" w:rsidRDefault="00000000" w:rsidRPr="00000000" w14:paraId="0000002D">
            <w:pPr>
              <w:widowControl w:val="0"/>
              <w:numPr>
                <w:ilvl w:val="0"/>
                <w:numId w:val="14"/>
              </w:numPr>
              <w:spacing w:line="240" w:lineRule="auto"/>
              <w:ind w:left="720" w:hanging="360"/>
            </w:pPr>
            <w:r w:rsidDel="00000000" w:rsidR="00000000" w:rsidRPr="00000000">
              <w:rPr>
                <w:rtl w:val="0"/>
              </w:rPr>
            </w:r>
          </w:p>
        </w:tc>
        <w:tc>
          <w:tcPr/>
          <w:p w:rsidR="00000000" w:rsidDel="00000000" w:rsidP="00000000" w:rsidRDefault="00000000" w:rsidRPr="00000000" w14:paraId="0000002E">
            <w:pPr>
              <w:widowControl w:val="0"/>
              <w:numPr>
                <w:ilvl w:val="0"/>
                <w:numId w:val="8"/>
              </w:numPr>
              <w:spacing w:line="240" w:lineRule="auto"/>
              <w:ind w:left="720" w:hanging="360"/>
            </w:pPr>
            <w:r w:rsidDel="00000000" w:rsidR="00000000" w:rsidRPr="00000000">
              <w:rPr>
                <w:rtl w:val="0"/>
              </w:rPr>
            </w:r>
          </w:p>
        </w:tc>
        <w:tc>
          <w:tcPr/>
          <w:p w:rsidR="00000000" w:rsidDel="00000000" w:rsidP="00000000" w:rsidRDefault="00000000" w:rsidRPr="00000000" w14:paraId="0000002F">
            <w:pPr>
              <w:widowControl w:val="0"/>
              <w:numPr>
                <w:ilvl w:val="0"/>
                <w:numId w:val="9"/>
              </w:numPr>
              <w:spacing w:line="240" w:lineRule="auto"/>
              <w:ind w:left="720" w:hanging="360"/>
            </w:pPr>
            <w:r w:rsidDel="00000000" w:rsidR="00000000" w:rsidRPr="00000000">
              <w:rPr>
                <w:rtl w:val="0"/>
              </w:rPr>
            </w:r>
          </w:p>
        </w:tc>
      </w:tr>
      <w:tr>
        <w:trPr>
          <w:cantSplit w:val="0"/>
          <w:tblHeader w:val="0"/>
        </w:trPr>
        <w:tc>
          <w:tcPr/>
          <w:p w:rsidR="00000000" w:rsidDel="00000000" w:rsidP="00000000" w:rsidRDefault="00000000" w:rsidRPr="00000000" w14:paraId="00000030">
            <w:pPr>
              <w:widowControl w:val="0"/>
              <w:spacing w:line="240" w:lineRule="auto"/>
              <w:rPr/>
            </w:pPr>
            <w:r w:rsidDel="00000000" w:rsidR="00000000" w:rsidRPr="00000000">
              <w:rPr>
                <w:rtl w:val="0"/>
              </w:rPr>
              <w:t xml:space="preserve">i3</w:t>
            </w:r>
          </w:p>
        </w:tc>
        <w:tc>
          <w:tcPr/>
          <w:p w:rsidR="00000000" w:rsidDel="00000000" w:rsidP="00000000" w:rsidRDefault="00000000" w:rsidRPr="00000000" w14:paraId="00000031">
            <w:pPr>
              <w:widowControl w:val="0"/>
              <w:numPr>
                <w:ilvl w:val="0"/>
                <w:numId w:val="3"/>
              </w:numPr>
              <w:spacing w:line="240" w:lineRule="auto"/>
              <w:ind w:left="720" w:hanging="360"/>
            </w:pPr>
            <w:r w:rsidDel="00000000" w:rsidR="00000000" w:rsidRPr="00000000">
              <w:rPr>
                <w:rtl w:val="0"/>
              </w:rPr>
            </w:r>
          </w:p>
        </w:tc>
        <w:tc>
          <w:tcPr/>
          <w:p w:rsidR="00000000" w:rsidDel="00000000" w:rsidP="00000000" w:rsidRDefault="00000000" w:rsidRPr="00000000" w14:paraId="00000032">
            <w:pPr>
              <w:widowControl w:val="0"/>
              <w:spacing w:line="240" w:lineRule="auto"/>
              <w:rPr/>
            </w:pPr>
            <w:r w:rsidDel="00000000" w:rsidR="00000000" w:rsidRPr="00000000">
              <w:rPr>
                <w:rtl w:val="0"/>
              </w:rPr>
              <w:t xml:space="preserve">RAW</w:t>
            </w:r>
          </w:p>
        </w:tc>
        <w:tc>
          <w:tcPr/>
          <w:p w:rsidR="00000000" w:rsidDel="00000000" w:rsidP="00000000" w:rsidRDefault="00000000" w:rsidRPr="00000000" w14:paraId="00000033">
            <w:pPr>
              <w:widowControl w:val="0"/>
              <w:numPr>
                <w:ilvl w:val="0"/>
                <w:numId w:val="1"/>
              </w:numPr>
              <w:spacing w:line="240" w:lineRule="auto"/>
              <w:ind w:left="720" w:hanging="360"/>
            </w:pPr>
            <w:r w:rsidDel="00000000" w:rsidR="00000000" w:rsidRPr="00000000">
              <w:rPr>
                <w:rtl w:val="0"/>
              </w:rPr>
            </w:r>
          </w:p>
        </w:tc>
        <w:tc>
          <w:tcPr/>
          <w:p w:rsidR="00000000" w:rsidDel="00000000" w:rsidP="00000000" w:rsidRDefault="00000000" w:rsidRPr="00000000" w14:paraId="00000034">
            <w:pPr>
              <w:widowControl w:val="0"/>
              <w:numPr>
                <w:ilvl w:val="0"/>
                <w:numId w:val="10"/>
              </w:numPr>
              <w:spacing w:line="240" w:lineRule="auto"/>
              <w:ind w:left="720" w:hanging="360"/>
            </w:pPr>
            <w:r w:rsidDel="00000000" w:rsidR="00000000" w:rsidRPr="00000000">
              <w:rPr>
                <w:rtl w:val="0"/>
              </w:rPr>
            </w:r>
          </w:p>
        </w:tc>
      </w:tr>
      <w:tr>
        <w:trPr>
          <w:cantSplit w:val="0"/>
          <w:tblHeader w:val="0"/>
        </w:trPr>
        <w:tc>
          <w:tcPr/>
          <w:p w:rsidR="00000000" w:rsidDel="00000000" w:rsidP="00000000" w:rsidRDefault="00000000" w:rsidRPr="00000000" w14:paraId="00000035">
            <w:pPr>
              <w:widowControl w:val="0"/>
              <w:spacing w:line="240" w:lineRule="auto"/>
              <w:rPr/>
            </w:pPr>
            <w:r w:rsidDel="00000000" w:rsidR="00000000" w:rsidRPr="00000000">
              <w:rPr>
                <w:rtl w:val="0"/>
              </w:rPr>
              <w:t xml:space="preserve">i4</w:t>
            </w:r>
          </w:p>
        </w:tc>
        <w:tc>
          <w:tcPr/>
          <w:p w:rsidR="00000000" w:rsidDel="00000000" w:rsidP="00000000" w:rsidRDefault="00000000" w:rsidRPr="00000000" w14:paraId="00000036">
            <w:pPr>
              <w:widowControl w:val="0"/>
              <w:spacing w:line="240" w:lineRule="auto"/>
              <w:rPr/>
            </w:pPr>
            <w:r w:rsidDel="00000000" w:rsidR="00000000" w:rsidRPr="00000000">
              <w:rPr>
                <w:rtl w:val="0"/>
              </w:rPr>
              <w:t xml:space="preserve">WAR</w:t>
            </w:r>
          </w:p>
        </w:tc>
        <w:tc>
          <w:tcPr/>
          <w:p w:rsidR="00000000" w:rsidDel="00000000" w:rsidP="00000000" w:rsidRDefault="00000000" w:rsidRPr="00000000" w14:paraId="00000037">
            <w:pPr>
              <w:widowControl w:val="0"/>
              <w:spacing w:line="240" w:lineRule="auto"/>
              <w:rPr/>
            </w:pPr>
            <w:r w:rsidDel="00000000" w:rsidR="00000000" w:rsidRPr="00000000">
              <w:rPr>
                <w:rtl w:val="0"/>
              </w:rPr>
              <w:t xml:space="preserve">RAW</w:t>
            </w:r>
          </w:p>
        </w:tc>
        <w:tc>
          <w:tcPr/>
          <w:p w:rsidR="00000000" w:rsidDel="00000000" w:rsidP="00000000" w:rsidRDefault="00000000" w:rsidRPr="00000000" w14:paraId="00000038">
            <w:pPr>
              <w:widowControl w:val="0"/>
              <w:numPr>
                <w:ilvl w:val="0"/>
                <w:numId w:val="5"/>
              </w:numPr>
              <w:spacing w:line="240" w:lineRule="auto"/>
              <w:ind w:left="720" w:hanging="360"/>
            </w:pPr>
            <w:r w:rsidDel="00000000" w:rsidR="00000000" w:rsidRPr="00000000">
              <w:rPr>
                <w:rtl w:val="0"/>
              </w:rPr>
            </w:r>
          </w:p>
        </w:tc>
        <w:tc>
          <w:tcPr/>
          <w:p w:rsidR="00000000" w:rsidDel="00000000" w:rsidP="00000000" w:rsidRDefault="00000000" w:rsidRPr="00000000" w14:paraId="00000039">
            <w:pPr>
              <w:widowControl w:val="0"/>
              <w:numPr>
                <w:ilvl w:val="0"/>
                <w:numId w:val="17"/>
              </w:numPr>
              <w:spacing w:line="240" w:lineRule="auto"/>
              <w:ind w:left="720" w:hanging="360"/>
            </w:pPr>
            <w:r w:rsidDel="00000000" w:rsidR="00000000" w:rsidRPr="00000000">
              <w:rPr>
                <w:rtl w:val="0"/>
              </w:rPr>
            </w:r>
          </w:p>
        </w:tc>
      </w:tr>
    </w:tbl>
    <w:p w:rsidR="00000000" w:rsidDel="00000000" w:rsidP="00000000" w:rsidRDefault="00000000" w:rsidRPr="00000000" w14:paraId="0000003A">
      <w:pPr>
        <w:rPr/>
      </w:pPr>
      <w:r w:rsidDel="00000000" w:rsidR="00000000" w:rsidRPr="00000000">
        <w:rPr>
          <w:rtl w:val="0"/>
        </w:rPr>
        <w:t xml:space="preserve">RAW: i1-i2, i2-i3, i2-i4</w:t>
      </w:r>
    </w:p>
    <w:p w:rsidR="00000000" w:rsidDel="00000000" w:rsidP="00000000" w:rsidRDefault="00000000" w:rsidRPr="00000000" w14:paraId="0000003B">
      <w:pPr>
        <w:rPr/>
      </w:pPr>
      <w:r w:rsidDel="00000000" w:rsidR="00000000" w:rsidRPr="00000000">
        <w:rPr>
          <w:rtl w:val="0"/>
        </w:rPr>
        <w:t xml:space="preserve">WAR: i1-i4</w:t>
      </w:r>
    </w:p>
    <w:p w:rsidR="00000000" w:rsidDel="00000000" w:rsidP="00000000" w:rsidRDefault="00000000" w:rsidRPr="00000000" w14:paraId="0000003C">
      <w:pPr>
        <w:rPr/>
      </w:pPr>
      <w:r w:rsidDel="00000000" w:rsidR="00000000" w:rsidRPr="00000000">
        <w:rPr>
          <w:rtl w:val="0"/>
        </w:rPr>
        <w:t xml:space="preserve">WAW:</w:t>
      </w:r>
      <w:commentRangeStart w:id="9"/>
      <w:commentRangeStart w:id="10"/>
      <w:commentRangeStart w:id="11"/>
      <w:r w:rsidDel="00000000" w:rsidR="00000000" w:rsidRPr="00000000">
        <w:rPr>
          <w:rtl w:val="0"/>
        </w:rPr>
        <w:t xml:space="preserve"> N/A</w:t>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2.2 </w:t>
      </w:r>
    </w:p>
    <w:p w:rsidR="00000000" w:rsidDel="00000000" w:rsidP="00000000" w:rsidRDefault="00000000" w:rsidRPr="00000000" w14:paraId="0000003F">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Given the following instruction: </w:t>
      </w:r>
    </w:p>
    <w:p w:rsidR="00000000" w:rsidDel="00000000" w:rsidP="00000000" w:rsidRDefault="00000000" w:rsidRPr="00000000" w14:paraId="00000041">
      <w:pPr>
        <w:rPr/>
      </w:pPr>
      <w:r w:rsidDel="00000000" w:rsidR="00000000" w:rsidRPr="00000000">
        <w:rPr>
          <w:rtl w:val="0"/>
        </w:rPr>
        <w:t xml:space="preserve">ADD $s0, $t1, $t2</w:t>
      </w:r>
    </w:p>
    <w:p w:rsidR="00000000" w:rsidDel="00000000" w:rsidP="00000000" w:rsidRDefault="00000000" w:rsidRPr="00000000" w14:paraId="00000042">
      <w:pPr>
        <w:rPr/>
      </w:pPr>
      <w:r w:rsidDel="00000000" w:rsidR="00000000" w:rsidRPr="00000000">
        <w:rPr>
          <w:rtl w:val="0"/>
        </w:rPr>
        <w:t xml:space="preserve">ADD $t1, $s0, $t2</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Both WAR (write after read) and RAW (read after write)</w:t>
      </w:r>
    </w:p>
    <w:p w:rsidR="00000000" w:rsidDel="00000000" w:rsidP="00000000" w:rsidRDefault="00000000" w:rsidRPr="00000000" w14:paraId="00000046">
      <w:pPr>
        <w:rPr/>
      </w:pPr>
      <w:ins w:author="Venkatesan" w:id="4" w:date="2024-03-06T20:24:41Z">
        <w:r w:rsidDel="00000000" w:rsidR="00000000" w:rsidRPr="00000000">
          <w:rPr>
            <w:rtl w:val="0"/>
          </w:rPr>
          <w:t xml:space="preserve">ni</w:t>
        </w:r>
      </w:ins>
      <w:r w:rsidDel="00000000" w:rsidR="00000000" w:rsidRPr="00000000">
        <w:rPr>
          <w:rtl w:val="0"/>
        </w:rPr>
      </w:r>
    </w:p>
    <w:p w:rsidR="00000000" w:rsidDel="00000000" w:rsidP="00000000" w:rsidRDefault="00000000" w:rsidRPr="00000000" w14:paraId="00000047">
      <w:pPr>
        <w:pStyle w:val="Heading3"/>
        <w:rPr>
          <w:b w:val="1"/>
        </w:rPr>
      </w:pPr>
      <w:bookmarkStart w:colFirst="0" w:colLast="0" w:name="_5y4z7svhhef6" w:id="2"/>
      <w:bookmarkEnd w:id="2"/>
      <w:r w:rsidDel="00000000" w:rsidR="00000000" w:rsidRPr="00000000">
        <w:rPr>
          <w:b w:val="1"/>
          <w:rtl w:val="0"/>
        </w:rPr>
        <w:t xml:space="preserve">Question 3</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4557713" cy="5027111"/>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557713" cy="5027111"/>
                    </a:xfrm>
                    <a:prstGeom prst="rect"/>
                    <a:ln/>
                  </pic:spPr>
                </pic:pic>
              </a:graphicData>
            </a:graphic>
          </wp:inline>
        </w:drawing>
      </w:r>
      <w:ins w:author="Anoop Jalla" w:id="5" w:date="2024-03-06T20:14:31Z">
        <w:r w:rsidDel="00000000" w:rsidR="00000000" w:rsidRPr="00000000">
          <w:rPr/>
          <w:drawing>
            <wp:inline distB="114300" distT="114300" distL="114300" distR="114300">
              <wp:extent cx="5731200" cy="252730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2527300"/>
                      </a:xfrm>
                      <a:prstGeom prst="rect"/>
                      <a:ln/>
                    </pic:spPr>
                  </pic:pic>
                </a:graphicData>
              </a:graphic>
            </wp:inline>
          </w:drawing>
        </w:r>
      </w:ins>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5 instructions executed + 2 bubbles (2 instructions between taken bne and end) + 4 (setup)</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CPI = cycles/instructions = 11/5</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1200" cy="3937000"/>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t xml:space="preserve">SEE CLARIFICATIONS FOR UPDATED PROBLEMS</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numPr>
          <w:ilvl w:val="0"/>
          <w:numId w:val="18"/>
        </w:numPr>
        <w:ind w:left="720" w:hanging="360"/>
        <w:rPr>
          <w:u w:val="none"/>
        </w:rPr>
      </w:pPr>
      <w:r w:rsidDel="00000000" w:rsidR="00000000" w:rsidRPr="00000000">
        <w:rPr>
          <w:rtl w:val="0"/>
        </w:rPr>
        <w:t xml:space="preserve">RAW: i2-i3, 1 bubble</w:t>
      </w:r>
    </w:p>
    <w:p w:rsidR="00000000" w:rsidDel="00000000" w:rsidP="00000000" w:rsidRDefault="00000000" w:rsidRPr="00000000" w14:paraId="00000053">
      <w:pPr>
        <w:ind w:left="720" w:firstLine="0"/>
        <w:rPr/>
      </w:pPr>
      <w:r w:rsidDel="00000000" w:rsidR="00000000" w:rsidRPr="00000000">
        <w:rPr>
          <w:rtl w:val="0"/>
        </w:rPr>
        <w:t xml:space="preserve">WAR: i4-i5</w:t>
      </w:r>
    </w:p>
    <w:p w:rsidR="00000000" w:rsidDel="00000000" w:rsidP="00000000" w:rsidRDefault="00000000" w:rsidRPr="00000000" w14:paraId="00000054">
      <w:pPr>
        <w:ind w:left="720" w:firstLine="0"/>
        <w:rPr/>
      </w:pPr>
      <w:r w:rsidDel="00000000" w:rsidR="00000000" w:rsidRPr="00000000">
        <w:rPr>
          <w:rtl w:val="0"/>
        </w:rPr>
        <w:t xml:space="preserve">WAW: i1-i4, i2-i3</w:t>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t xml:space="preserve">If the pipeline has priority data forwarding, no bubbles are created. WAW only necessitates bubbles if there is a following RAW, and in the above code there are no such sequences. With priority data forwarding, if such a situation were to </w:t>
      </w:r>
      <w:ins w:author="Aaryan Potdar" w:id="6" w:date="2024-03-06T23:12:42Z">
        <w:r w:rsidDel="00000000" w:rsidR="00000000" w:rsidRPr="00000000">
          <w:rPr>
            <w:rtl w:val="0"/>
          </w:rPr>
          <w:t xml:space="preserve">ok </w:t>
        </w:r>
      </w:ins>
      <w:r w:rsidDel="00000000" w:rsidR="00000000" w:rsidRPr="00000000">
        <w:rPr>
          <w:rtl w:val="0"/>
        </w:rPr>
        <w:t xml:space="preserve">occur, the bubble propagated by RAW would ensure the correct value is forwarded back to the register read (the closest value to register read would be the correct value to be forwarded back in this case once the bubble is propagated).</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t xml:space="preserve">Without priority data forwarding, WAW would require bubbles if there was a subsequent RAW, as we would need the first write instruction to clear the pipeline before we allow the second write to proceed to prevent  the first write from data forwarding back the incorrect value.</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numPr>
          <w:ilvl w:val="0"/>
          <w:numId w:val="18"/>
        </w:numPr>
        <w:ind w:left="720" w:hanging="360"/>
        <w:rPr>
          <w:u w:val="none"/>
        </w:rPr>
      </w:pPr>
      <w:r w:rsidDel="00000000" w:rsidR="00000000" w:rsidRPr="00000000">
        <w:rPr>
          <w:rtl w:val="0"/>
        </w:rPr>
        <w:t xml:space="preserve">We could add a data forwarding path back from execute to decode complete to eliminate the need for RAW propagating bubbles. Note that this would require decode complete to have a mechanism to replace the value that it received from register file read with the updated value forwarded back to it from execute.</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pStyle w:val="Heading3"/>
        <w:rPr/>
      </w:pPr>
      <w:bookmarkStart w:colFirst="0" w:colLast="0" w:name="_wt5l4it7wg86" w:id="3"/>
      <w:bookmarkEnd w:id="3"/>
      <w:r w:rsidDel="00000000" w:rsidR="00000000" w:rsidRPr="00000000">
        <w:rPr>
          <w:rtl w:val="0"/>
        </w:rPr>
        <w:t xml:space="preserve">Question 4</w:t>
      </w:r>
    </w:p>
    <w:p w:rsidR="00000000" w:rsidDel="00000000" w:rsidP="00000000" w:rsidRDefault="00000000" w:rsidRPr="00000000" w14:paraId="00000060">
      <w:pPr>
        <w:rPr/>
      </w:pPr>
      <w:r w:rsidDel="00000000" w:rsidR="00000000" w:rsidRPr="00000000">
        <w:rPr/>
        <w:drawing>
          <wp:inline distB="114300" distT="114300" distL="114300" distR="114300">
            <wp:extent cx="5731200" cy="55372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4.1 </w:t>
      </w:r>
    </w:p>
    <w:p w:rsidR="00000000" w:rsidDel="00000000" w:rsidP="00000000" w:rsidRDefault="00000000" w:rsidRPr="00000000" w14:paraId="00000062">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numPr>
          <w:ilvl w:val="0"/>
          <w:numId w:val="4"/>
        </w:numPr>
        <w:ind w:left="720" w:hanging="360"/>
        <w:rPr>
          <w:u w:val="none"/>
        </w:rPr>
      </w:pPr>
      <w:r w:rsidDel="00000000" w:rsidR="00000000" w:rsidRPr="00000000">
        <w:rPr>
          <w:rtl w:val="0"/>
        </w:rPr>
        <w:t xml:space="preserve">P1 starts: 0</w:t>
      </w:r>
    </w:p>
    <w:p w:rsidR="00000000" w:rsidDel="00000000" w:rsidP="00000000" w:rsidRDefault="00000000" w:rsidRPr="00000000" w14:paraId="00000064">
      <w:pPr>
        <w:numPr>
          <w:ilvl w:val="0"/>
          <w:numId w:val="4"/>
        </w:numPr>
        <w:ind w:left="720" w:hanging="360"/>
        <w:rPr>
          <w:u w:val="none"/>
        </w:rPr>
      </w:pPr>
      <w:r w:rsidDel="00000000" w:rsidR="00000000" w:rsidRPr="00000000">
        <w:rPr>
          <w:rtl w:val="0"/>
        </w:rPr>
        <w:t xml:space="preserve">P1 ends: 10</w:t>
      </w:r>
    </w:p>
    <w:p w:rsidR="00000000" w:rsidDel="00000000" w:rsidP="00000000" w:rsidRDefault="00000000" w:rsidRPr="00000000" w14:paraId="00000065">
      <w:pPr>
        <w:numPr>
          <w:ilvl w:val="0"/>
          <w:numId w:val="4"/>
        </w:numPr>
        <w:ind w:left="720" w:hanging="360"/>
        <w:rPr>
          <w:u w:val="none"/>
        </w:rPr>
      </w:pPr>
      <w:r w:rsidDel="00000000" w:rsidR="00000000" w:rsidRPr="00000000">
        <w:rPr>
          <w:rtl w:val="0"/>
        </w:rPr>
        <w:t xml:space="preserve">P2 starts: 4</w:t>
      </w:r>
    </w:p>
    <w:p w:rsidR="00000000" w:rsidDel="00000000" w:rsidP="00000000" w:rsidRDefault="00000000" w:rsidRPr="00000000" w14:paraId="00000066">
      <w:pPr>
        <w:numPr>
          <w:ilvl w:val="0"/>
          <w:numId w:val="4"/>
        </w:numPr>
        <w:ind w:left="720" w:hanging="360"/>
        <w:rPr>
          <w:u w:val="none"/>
        </w:rPr>
      </w:pPr>
      <w:r w:rsidDel="00000000" w:rsidR="00000000" w:rsidRPr="00000000">
        <w:rPr>
          <w:rtl w:val="0"/>
        </w:rPr>
        <w:t xml:space="preserve">P2 ends: 12</w:t>
      </w:r>
    </w:p>
    <w:p w:rsidR="00000000" w:rsidDel="00000000" w:rsidP="00000000" w:rsidRDefault="00000000" w:rsidRPr="00000000" w14:paraId="00000067">
      <w:pPr>
        <w:numPr>
          <w:ilvl w:val="0"/>
          <w:numId w:val="4"/>
        </w:numPr>
        <w:ind w:left="720" w:hanging="360"/>
        <w:rPr>
          <w:u w:val="none"/>
        </w:rPr>
      </w:pPr>
      <w:r w:rsidDel="00000000" w:rsidR="00000000" w:rsidRPr="00000000">
        <w:rPr>
          <w:rtl w:val="0"/>
        </w:rPr>
        <w:t xml:space="preserve">P3 starts: 12</w:t>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P3 ends: 16</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731200" cy="62611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4.2</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 P1 starts: 6</w:t>
      </w:r>
    </w:p>
    <w:p w:rsidR="00000000" w:rsidDel="00000000" w:rsidP="00000000" w:rsidRDefault="00000000" w:rsidRPr="00000000" w14:paraId="0000006D">
      <w:pPr>
        <w:numPr>
          <w:ilvl w:val="0"/>
          <w:numId w:val="2"/>
        </w:numPr>
        <w:ind w:left="720" w:hanging="360"/>
        <w:rPr>
          <w:u w:val="none"/>
        </w:rPr>
      </w:pPr>
      <w:r w:rsidDel="00000000" w:rsidR="00000000" w:rsidRPr="00000000">
        <w:rPr>
          <w:rtl w:val="0"/>
        </w:rPr>
        <w:t xml:space="preserve">P1 ends: 16</w:t>
      </w:r>
    </w:p>
    <w:p w:rsidR="00000000" w:rsidDel="00000000" w:rsidP="00000000" w:rsidRDefault="00000000" w:rsidRPr="00000000" w14:paraId="0000006E">
      <w:pPr>
        <w:numPr>
          <w:ilvl w:val="0"/>
          <w:numId w:val="2"/>
        </w:numPr>
        <w:ind w:left="720" w:hanging="360"/>
        <w:rPr>
          <w:u w:val="none"/>
        </w:rPr>
      </w:pPr>
      <w:r w:rsidDel="00000000" w:rsidR="00000000" w:rsidRPr="00000000">
        <w:rPr>
          <w:rtl w:val="0"/>
        </w:rPr>
        <w:t xml:space="preserve">P2 </w:t>
      </w:r>
      <w:commentRangeStart w:id="12"/>
      <w:commentRangeStart w:id="13"/>
      <w:commentRangeStart w:id="14"/>
      <w:r w:rsidDel="00000000" w:rsidR="00000000" w:rsidRPr="00000000">
        <w:rPr>
          <w:rtl w:val="0"/>
        </w:rPr>
        <w:t xml:space="preserve">starts</w:t>
      </w:r>
      <w:commentRangeEnd w:id="12"/>
      <w:r w:rsidDel="00000000" w:rsidR="00000000" w:rsidRPr="00000000">
        <w:commentReference w:id="12"/>
      </w:r>
      <w:r w:rsidDel="00000000" w:rsidR="00000000" w:rsidRPr="00000000">
        <w:rPr>
          <w:rtl w:val="0"/>
        </w:rPr>
        <w:t xml:space="preserve">: 1</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6F">
      <w:pPr>
        <w:numPr>
          <w:ilvl w:val="0"/>
          <w:numId w:val="2"/>
        </w:numPr>
        <w:ind w:left="720" w:hanging="360"/>
        <w:rPr>
          <w:u w:val="none"/>
        </w:rPr>
      </w:pPr>
      <w:r w:rsidDel="00000000" w:rsidR="00000000" w:rsidRPr="00000000">
        <w:rPr>
          <w:rtl w:val="0"/>
        </w:rPr>
        <w:t xml:space="preserve">P2 ends :6</w:t>
      </w:r>
    </w:p>
    <w:p w:rsidR="00000000" w:rsidDel="00000000" w:rsidP="00000000" w:rsidRDefault="00000000" w:rsidRPr="00000000" w14:paraId="00000070">
      <w:pPr>
        <w:numPr>
          <w:ilvl w:val="0"/>
          <w:numId w:val="2"/>
        </w:numPr>
        <w:ind w:left="720" w:hanging="360"/>
        <w:rPr>
          <w:u w:val="none"/>
        </w:rPr>
      </w:pPr>
      <w:r w:rsidDel="00000000" w:rsidR="00000000" w:rsidRPr="00000000">
        <w:rPr>
          <w:rtl w:val="0"/>
        </w:rPr>
        <w:t xml:space="preserve">P3 starts: 0</w:t>
      </w:r>
    </w:p>
    <w:p w:rsidR="00000000" w:rsidDel="00000000" w:rsidP="00000000" w:rsidRDefault="00000000" w:rsidRPr="00000000" w14:paraId="00000071">
      <w:pPr>
        <w:numPr>
          <w:ilvl w:val="0"/>
          <w:numId w:val="2"/>
        </w:numPr>
        <w:ind w:left="720" w:hanging="360"/>
        <w:rPr>
          <w:u w:val="none"/>
        </w:rPr>
      </w:pPr>
      <w:r w:rsidDel="00000000" w:rsidR="00000000" w:rsidRPr="00000000">
        <w:rPr>
          <w:rtl w:val="0"/>
        </w:rPr>
        <w:t xml:space="preserve">P3 ends: 4</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4.3</w:t>
      </w:r>
    </w:p>
    <w:p w:rsidR="00000000" w:rsidDel="00000000" w:rsidP="00000000" w:rsidRDefault="00000000" w:rsidRPr="00000000" w14:paraId="00000074">
      <w:pPr>
        <w:rPr/>
      </w:pPr>
      <w:r w:rsidDel="00000000" w:rsidR="00000000" w:rsidRPr="00000000">
        <w:rPr>
          <w:rtl w:val="0"/>
        </w:rPr>
        <w:t xml:space="preserve">Average turnaround time: (rt1+rt2 + rt3)/3 = (10+12+16)/3 = 38/3</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4.4</w:t>
      </w:r>
    </w:p>
    <w:p w:rsidR="00000000" w:rsidDel="00000000" w:rsidP="00000000" w:rsidRDefault="00000000" w:rsidRPr="00000000" w14:paraId="00000077">
      <w:pPr>
        <w:rPr/>
      </w:pPr>
      <w:r w:rsidDel="00000000" w:rsidR="00000000" w:rsidRPr="00000000">
        <w:rPr>
          <w:rtl w:val="0"/>
        </w:rPr>
        <w:t xml:space="preserve">Waiting time for each: </w:t>
      </w:r>
    </w:p>
    <w:p w:rsidR="00000000" w:rsidDel="00000000" w:rsidP="00000000" w:rsidRDefault="00000000" w:rsidRPr="00000000" w14:paraId="00000078">
      <w:pPr>
        <w:rPr/>
      </w:pPr>
      <w:r w:rsidDel="00000000" w:rsidR="00000000" w:rsidRPr="00000000">
        <w:rPr>
          <w:rtl w:val="0"/>
        </w:rPr>
        <w:t xml:space="preserve">Waiting time p1: response time - execution</w:t>
      </w:r>
    </w:p>
    <w:p w:rsidR="00000000" w:rsidDel="00000000" w:rsidP="00000000" w:rsidRDefault="00000000" w:rsidRPr="00000000" w14:paraId="00000079">
      <w:pPr>
        <w:rPr/>
      </w:pPr>
      <w:r w:rsidDel="00000000" w:rsidR="00000000" w:rsidRPr="00000000">
        <w:rPr>
          <w:rtl w:val="0"/>
        </w:rPr>
        <w:t xml:space="preserve">P1: 10 - 10 = 0</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P2: 12 - 5 = 7</w:t>
      </w:r>
    </w:p>
    <w:p w:rsidR="00000000" w:rsidDel="00000000" w:rsidP="00000000" w:rsidRDefault="00000000" w:rsidRPr="00000000" w14:paraId="0000007B">
      <w:pPr>
        <w:rPr/>
      </w:pPr>
      <w:r w:rsidDel="00000000" w:rsidR="00000000" w:rsidRPr="00000000">
        <w:rPr>
          <w:rtl w:val="0"/>
        </w:rPr>
        <w:t xml:space="preserve">P3: 16 - 4 = 12</w:t>
      </w:r>
    </w:p>
    <w:p w:rsidR="00000000" w:rsidDel="00000000" w:rsidP="00000000" w:rsidRDefault="00000000" w:rsidRPr="00000000" w14:paraId="0000007C">
      <w:pPr>
        <w:pStyle w:val="Heading3"/>
        <w:rPr/>
      </w:pPr>
      <w:bookmarkStart w:colFirst="0" w:colLast="0" w:name="_ivpwuvaam2ef" w:id="4"/>
      <w:bookmarkEnd w:id="4"/>
      <w:r w:rsidDel="00000000" w:rsidR="00000000" w:rsidRPr="00000000">
        <w:rPr>
          <w:rtl w:val="0"/>
        </w:rPr>
        <w:t xml:space="preserve">Question 5</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731200" cy="69342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5.1 </w:t>
      </w:r>
    </w:p>
    <w:p w:rsidR="00000000" w:rsidDel="00000000" w:rsidP="00000000" w:rsidRDefault="00000000" w:rsidRPr="00000000" w14:paraId="00000080">
      <w:pPr>
        <w:numPr>
          <w:ilvl w:val="0"/>
          <w:numId w:val="11"/>
        </w:numPr>
        <w:ind w:left="720" w:hanging="360"/>
        <w:rPr>
          <w:u w:val="none"/>
        </w:rPr>
      </w:pPr>
      <w:r w:rsidDel="00000000" w:rsidR="00000000" w:rsidRPr="00000000">
        <w:rPr>
          <w:rtl w:val="0"/>
        </w:rPr>
        <w:t xml:space="preserve">P1 starts: 0</w:t>
      </w:r>
    </w:p>
    <w:p w:rsidR="00000000" w:rsidDel="00000000" w:rsidP="00000000" w:rsidRDefault="00000000" w:rsidRPr="00000000" w14:paraId="00000081">
      <w:pPr>
        <w:numPr>
          <w:ilvl w:val="0"/>
          <w:numId w:val="11"/>
        </w:numPr>
        <w:ind w:left="720" w:hanging="360"/>
        <w:rPr>
          <w:u w:val="none"/>
        </w:rPr>
      </w:pPr>
      <w:r w:rsidDel="00000000" w:rsidR="00000000" w:rsidRPr="00000000">
        <w:rPr>
          <w:rtl w:val="0"/>
        </w:rPr>
        <w:t xml:space="preserve">P1 ends: 24</w:t>
      </w:r>
    </w:p>
    <w:p w:rsidR="00000000" w:rsidDel="00000000" w:rsidP="00000000" w:rsidRDefault="00000000" w:rsidRPr="00000000" w14:paraId="00000082">
      <w:pPr>
        <w:numPr>
          <w:ilvl w:val="0"/>
          <w:numId w:val="11"/>
        </w:numPr>
        <w:ind w:left="720" w:hanging="360"/>
        <w:rPr>
          <w:u w:val="none"/>
        </w:rPr>
      </w:pPr>
      <w:r w:rsidDel="00000000" w:rsidR="00000000" w:rsidRPr="00000000">
        <w:rPr>
          <w:rtl w:val="0"/>
        </w:rPr>
      </w:r>
    </w:p>
    <w:p w:rsidR="00000000" w:rsidDel="00000000" w:rsidP="00000000" w:rsidRDefault="00000000" w:rsidRPr="00000000" w14:paraId="00000083">
      <w:pPr>
        <w:numPr>
          <w:ilvl w:val="0"/>
          <w:numId w:val="11"/>
        </w:numPr>
        <w:ind w:left="720" w:hanging="360"/>
        <w:rPr>
          <w:u w:val="none"/>
        </w:rPr>
      </w:pPr>
      <w:r w:rsidDel="00000000" w:rsidR="00000000" w:rsidRPr="00000000">
        <w:rPr>
          <w:rtl w:val="0"/>
        </w:rPr>
        <w:t xml:space="preserve">P2 starts: 3</w:t>
      </w:r>
    </w:p>
    <w:p w:rsidR="00000000" w:rsidDel="00000000" w:rsidP="00000000" w:rsidRDefault="00000000" w:rsidRPr="00000000" w14:paraId="00000084">
      <w:pPr>
        <w:numPr>
          <w:ilvl w:val="0"/>
          <w:numId w:val="11"/>
        </w:numPr>
        <w:ind w:left="720" w:hanging="360"/>
        <w:rPr>
          <w:u w:val="none"/>
        </w:rPr>
      </w:pPr>
      <w:r w:rsidDel="00000000" w:rsidR="00000000" w:rsidRPr="00000000">
        <w:rPr>
          <w:rtl w:val="0"/>
        </w:rPr>
        <w:t xml:space="preserve">P2 ends: 14</w:t>
      </w:r>
    </w:p>
    <w:p w:rsidR="00000000" w:rsidDel="00000000" w:rsidP="00000000" w:rsidRDefault="00000000" w:rsidRPr="00000000" w14:paraId="00000085">
      <w:pPr>
        <w:numPr>
          <w:ilvl w:val="0"/>
          <w:numId w:val="11"/>
        </w:numPr>
        <w:ind w:left="720" w:hanging="360"/>
        <w:rPr>
          <w:u w:val="none"/>
        </w:rPr>
      </w:pPr>
      <w:r w:rsidDel="00000000" w:rsidR="00000000" w:rsidRPr="00000000">
        <w:rPr>
          <w:rtl w:val="0"/>
        </w:rPr>
        <w:t xml:space="preserve">P3 starts: 5</w:t>
      </w:r>
    </w:p>
    <w:p w:rsidR="00000000" w:rsidDel="00000000" w:rsidP="00000000" w:rsidRDefault="00000000" w:rsidRPr="00000000" w14:paraId="00000086">
      <w:pPr>
        <w:numPr>
          <w:ilvl w:val="0"/>
          <w:numId w:val="11"/>
        </w:numPr>
        <w:ind w:left="720" w:hanging="360"/>
        <w:rPr>
          <w:u w:val="none"/>
        </w:rPr>
      </w:pPr>
      <w:r w:rsidDel="00000000" w:rsidR="00000000" w:rsidRPr="00000000">
        <w:rPr>
          <w:rtl w:val="0"/>
        </w:rPr>
        <w:t xml:space="preserve">P3 ends: 16</w:t>
      </w:r>
    </w:p>
    <w:p w:rsidR="00000000" w:rsidDel="00000000" w:rsidP="00000000" w:rsidRDefault="00000000" w:rsidRPr="00000000" w14:paraId="00000087">
      <w:pPr>
        <w:numPr>
          <w:ilvl w:val="0"/>
          <w:numId w:val="11"/>
        </w:numPr>
        <w:ind w:left="720" w:hanging="360"/>
        <w:rPr>
          <w:u w:val="none"/>
        </w:rPr>
      </w:pPr>
      <w:r w:rsidDel="00000000" w:rsidR="00000000" w:rsidRPr="00000000">
        <w:rPr>
          <w:rtl w:val="0"/>
        </w:rPr>
        <w:t xml:space="preserve">P4 starts: 7</w:t>
      </w:r>
    </w:p>
    <w:p w:rsidR="00000000" w:rsidDel="00000000" w:rsidP="00000000" w:rsidRDefault="00000000" w:rsidRPr="00000000" w14:paraId="00000088">
      <w:pPr>
        <w:numPr>
          <w:ilvl w:val="0"/>
          <w:numId w:val="11"/>
        </w:numPr>
        <w:ind w:left="720" w:hanging="360"/>
        <w:rPr>
          <w:u w:val="none"/>
        </w:rPr>
      </w:pPr>
      <w:r w:rsidDel="00000000" w:rsidR="00000000" w:rsidRPr="00000000">
        <w:rPr>
          <w:rtl w:val="0"/>
        </w:rPr>
        <w:t xml:space="preserve">P4 ends: 17</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5.2</w:t>
      </w:r>
    </w:p>
    <w:p w:rsidR="00000000" w:rsidDel="00000000" w:rsidP="00000000" w:rsidRDefault="00000000" w:rsidRPr="00000000" w14:paraId="0000008B">
      <w:pPr>
        <w:rPr/>
      </w:pPr>
      <w:r w:rsidDel="00000000" w:rsidR="00000000" w:rsidRPr="00000000">
        <w:rPr>
          <w:rtl w:val="0"/>
        </w:rPr>
        <w:t xml:space="preserve">Wait Time = Response Time - Execution Time</w:t>
      </w:r>
    </w:p>
    <w:p w:rsidR="00000000" w:rsidDel="00000000" w:rsidP="00000000" w:rsidRDefault="00000000" w:rsidRPr="00000000" w14:paraId="0000008C">
      <w:pPr>
        <w:rPr/>
      </w:pPr>
      <w:r w:rsidDel="00000000" w:rsidR="00000000" w:rsidRPr="00000000">
        <w:rPr>
          <w:rtl w:val="0"/>
        </w:rPr>
        <w:t xml:space="preserve">P1 Wait Time: 22 - 13 = 9</w:t>
      </w:r>
    </w:p>
    <w:p w:rsidR="00000000" w:rsidDel="00000000" w:rsidP="00000000" w:rsidRDefault="00000000" w:rsidRPr="00000000" w14:paraId="0000008D">
      <w:pPr>
        <w:rPr/>
      </w:pPr>
      <w:r w:rsidDel="00000000" w:rsidR="00000000" w:rsidRPr="00000000">
        <w:rPr>
          <w:rtl w:val="0"/>
        </w:rPr>
        <w:t xml:space="preserve">P2 Wait Time: 17 - 6 = 11</w:t>
      </w:r>
    </w:p>
    <w:p w:rsidR="00000000" w:rsidDel="00000000" w:rsidP="00000000" w:rsidRDefault="00000000" w:rsidRPr="00000000" w14:paraId="0000008E">
      <w:pPr>
        <w:rPr/>
      </w:pPr>
      <w:r w:rsidDel="00000000" w:rsidR="00000000" w:rsidRPr="00000000">
        <w:rPr>
          <w:rtl w:val="0"/>
        </w:rPr>
        <w:t xml:space="preserve">P3 Wait Time: 19 - 5  = 14</w:t>
      </w:r>
    </w:p>
    <w:p w:rsidR="00000000" w:rsidDel="00000000" w:rsidP="00000000" w:rsidRDefault="00000000" w:rsidRPr="00000000" w14:paraId="0000008F">
      <w:pPr>
        <w:rPr/>
      </w:pPr>
      <w:r w:rsidDel="00000000" w:rsidR="00000000" w:rsidRPr="00000000">
        <w:rPr>
          <w:rtl w:val="0"/>
        </w:rPr>
        <w:t xml:space="preserve">P4 Wait Time: 20 - 4 = 16</w:t>
      </w:r>
    </w:p>
    <w:p w:rsidR="00000000" w:rsidDel="00000000" w:rsidP="00000000" w:rsidRDefault="00000000" w:rsidRPr="00000000" w14:paraId="00000090">
      <w:pPr>
        <w:rPr/>
      </w:pPr>
      <w:r w:rsidDel="00000000" w:rsidR="00000000" w:rsidRPr="00000000">
        <w:rPr>
          <w:rtl w:val="0"/>
        </w:rPr>
        <w:t xml:space="preserve">= (16 + 14 + 11 + 9) / 4 = 50/4 = 25/2 = 12.5</w:t>
      </w:r>
    </w:p>
    <w:p w:rsidR="00000000" w:rsidDel="00000000" w:rsidP="00000000" w:rsidRDefault="00000000" w:rsidRPr="00000000" w14:paraId="00000091">
      <w:pPr>
        <w:rPr>
          <w:ins w:author="Isaac Song" w:id="7" w:date="2024-03-06T21:52:06Z"/>
        </w:rPr>
      </w:pPr>
      <w:ins w:author="Isaac Song" w:id="7" w:date="2024-03-06T21:52:06Z">
        <w:r w:rsidDel="00000000" w:rsidR="00000000" w:rsidRPr="00000000">
          <w:rPr>
            <w:rtl w:val="0"/>
          </w:rPr>
        </w:r>
      </w:ins>
    </w:p>
    <w:p w:rsidR="00000000" w:rsidDel="00000000" w:rsidP="00000000" w:rsidRDefault="00000000" w:rsidRPr="00000000" w14:paraId="00000092">
      <w:pPr>
        <w:rPr>
          <w:ins w:author="Isaac Song" w:id="7" w:date="2024-03-06T21:52:06Z"/>
        </w:rPr>
      </w:pPr>
      <w:ins w:author="Isaac Song" w:id="7" w:date="2024-03-06T21:52:06Z">
        <w:r w:rsidDel="00000000" w:rsidR="00000000" w:rsidRPr="00000000">
          <w:rPr>
            <w:rtl w:val="0"/>
          </w:rPr>
          <w:t xml:space="preserve">5.3</w:t>
        </w:r>
      </w:ins>
    </w:p>
    <w:p w:rsidR="00000000" w:rsidDel="00000000" w:rsidP="00000000" w:rsidRDefault="00000000" w:rsidRPr="00000000" w14:paraId="00000093">
      <w:pPr>
        <w:rPr>
          <w:ins w:author="Isaac Song" w:id="7" w:date="2024-03-06T21:52:06Z"/>
        </w:rPr>
      </w:pPr>
      <w:ins w:author="Isaac Song" w:id="7" w:date="2024-03-06T21:52:06Z">
        <w:r w:rsidDel="00000000" w:rsidR="00000000" w:rsidRPr="00000000">
          <w:rPr>
            <w:rtl w:val="0"/>
          </w:rPr>
          <w:t xml:space="preserve">Longer time slices decrease the context switching overhead (the time to switch between processes)</w:t>
        </w:r>
      </w:ins>
      <w:ins w:author="Yash C" w:id="8" w:date="2024-03-06T21:53:37Z">
        <w:r w:rsidDel="00000000" w:rsidR="00000000" w:rsidRPr="00000000">
          <w:rPr>
            <w:rtl w:val="0"/>
          </w:rPr>
          <w:t xml:space="preserve"> and decrease the wait time of longer jobs as they require fewer rounds/quanta to complete</w:t>
        </w:r>
      </w:ins>
      <w:ins w:author="Isaac Song" w:id="7" w:date="2024-03-06T21:52:06Z">
        <w:r w:rsidDel="00000000" w:rsidR="00000000" w:rsidRPr="00000000">
          <w:rPr>
            <w:rtl w:val="0"/>
          </w:rPr>
        </w:r>
      </w:ins>
    </w:p>
    <w:p w:rsidR="00000000" w:rsidDel="00000000" w:rsidP="00000000" w:rsidRDefault="00000000" w:rsidRPr="00000000" w14:paraId="00000094">
      <w:pPr>
        <w:rPr>
          <w:ins w:author="Isaac Song" w:id="7" w:date="2024-03-06T21:52:06Z"/>
        </w:rPr>
      </w:pPr>
      <w:ins w:author="Isaac Song" w:id="7" w:date="2024-03-06T21:52:06Z">
        <w:r w:rsidDel="00000000" w:rsidR="00000000" w:rsidRPr="00000000">
          <w:rPr>
            <w:rtl w:val="0"/>
          </w:rPr>
        </w:r>
      </w:ins>
    </w:p>
    <w:p w:rsidR="00000000" w:rsidDel="00000000" w:rsidP="00000000" w:rsidRDefault="00000000" w:rsidRPr="00000000" w14:paraId="00000095">
      <w:pPr>
        <w:rPr/>
      </w:pPr>
      <w:ins w:author="Isaac Song" w:id="7" w:date="2024-03-06T21:52:06Z">
        <w:r w:rsidDel="00000000" w:rsidR="00000000" w:rsidRPr="00000000">
          <w:rPr>
            <w:rtl w:val="0"/>
          </w:rPr>
          <w:t xml:space="preserve">5.4</w:t>
          <w:br w:type="textWrapping"/>
          <w:t xml:space="preserve">Shorter time slices reduce the waiting time of shorter jobs through reducing the convoy effect (series of short jobs waiting for the completion of a long job). </w:t>
        </w:r>
      </w:ins>
      <w:r w:rsidDel="00000000" w:rsidR="00000000" w:rsidRPr="00000000">
        <w:rPr>
          <w:rtl w:val="0"/>
        </w:rPr>
      </w:r>
    </w:p>
    <w:p w:rsidR="00000000" w:rsidDel="00000000" w:rsidP="00000000" w:rsidRDefault="00000000" w:rsidRPr="00000000" w14:paraId="00000096">
      <w:pPr>
        <w:pStyle w:val="Heading3"/>
        <w:rPr/>
      </w:pPr>
      <w:bookmarkStart w:colFirst="0" w:colLast="0" w:name="_2w9dyvem4g5s" w:id="5"/>
      <w:bookmarkEnd w:id="5"/>
      <w:r w:rsidDel="00000000" w:rsidR="00000000" w:rsidRPr="00000000">
        <w:rPr>
          <w:rtl w:val="0"/>
        </w:rPr>
        <w:t xml:space="preserve">Question 6</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731200" cy="47498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6.1</w:t>
      </w:r>
    </w:p>
    <w:p w:rsidR="00000000" w:rsidDel="00000000" w:rsidP="00000000" w:rsidRDefault="00000000" w:rsidRPr="00000000" w14:paraId="0000009A">
      <w:pPr>
        <w:numPr>
          <w:ilvl w:val="0"/>
          <w:numId w:val="16"/>
        </w:numPr>
        <w:ind w:left="720" w:hanging="360"/>
        <w:rPr>
          <w:u w:val="none"/>
        </w:rPr>
      </w:pPr>
      <w:r w:rsidDel="00000000" w:rsidR="00000000" w:rsidRPr="00000000">
        <w:rPr>
          <w:rtl w:val="0"/>
        </w:rPr>
        <w:t xml:space="preserve">4</w:t>
      </w:r>
    </w:p>
    <w:p w:rsidR="00000000" w:rsidDel="00000000" w:rsidP="00000000" w:rsidRDefault="00000000" w:rsidRPr="00000000" w14:paraId="0000009B">
      <w:pPr>
        <w:numPr>
          <w:ilvl w:val="0"/>
          <w:numId w:val="16"/>
        </w:numPr>
        <w:ind w:left="720" w:hanging="360"/>
        <w:rPr>
          <w:u w:val="none"/>
        </w:rPr>
      </w:pPr>
      <w:r w:rsidDel="00000000" w:rsidR="00000000" w:rsidRPr="00000000">
        <w:rPr>
          <w:rtl w:val="0"/>
        </w:rPr>
        <w:t xml:space="preserve">5</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6.2</w:t>
      </w:r>
    </w:p>
    <w:p w:rsidR="00000000" w:rsidDel="00000000" w:rsidP="00000000" w:rsidRDefault="00000000" w:rsidRPr="00000000" w14:paraId="0000009E">
      <w:pPr>
        <w:numPr>
          <w:ilvl w:val="0"/>
          <w:numId w:val="15"/>
        </w:numPr>
        <w:ind w:left="720" w:hanging="360"/>
        <w:rPr>
          <w:u w:val="none"/>
        </w:rPr>
      </w:pPr>
      <w:r w:rsidDel="00000000" w:rsidR="00000000" w:rsidRPr="00000000">
        <w:rPr>
          <w:rtl w:val="0"/>
        </w:rPr>
        <w:t xml:space="preserve">0</w:t>
      </w:r>
    </w:p>
    <w:p w:rsidR="00000000" w:rsidDel="00000000" w:rsidP="00000000" w:rsidRDefault="00000000" w:rsidRPr="00000000" w14:paraId="0000009F">
      <w:pPr>
        <w:numPr>
          <w:ilvl w:val="0"/>
          <w:numId w:val="15"/>
        </w:numPr>
        <w:ind w:left="720" w:hanging="360"/>
        <w:rPr>
          <w:u w:val="none"/>
        </w:rPr>
      </w:pPr>
      <w:r w:rsidDel="00000000" w:rsidR="00000000" w:rsidRPr="00000000">
        <w:rPr>
          <w:rtl w:val="0"/>
        </w:rPr>
        <w:t xml:space="preserve">10</w:t>
      </w:r>
    </w:p>
    <w:p w:rsidR="00000000" w:rsidDel="00000000" w:rsidP="00000000" w:rsidRDefault="00000000" w:rsidRPr="00000000" w14:paraId="000000A0">
      <w:pPr>
        <w:numPr>
          <w:ilvl w:val="0"/>
          <w:numId w:val="15"/>
        </w:numPr>
        <w:ind w:left="720" w:hanging="360"/>
        <w:rPr>
          <w:u w:val="none"/>
        </w:rPr>
      </w:pPr>
      <w:r w:rsidDel="00000000" w:rsidR="00000000" w:rsidRPr="00000000">
        <w:rPr>
          <w:rtl w:val="0"/>
        </w:rPr>
        <w:t xml:space="preserve">0</w:t>
      </w:r>
    </w:p>
    <w:p w:rsidR="00000000" w:rsidDel="00000000" w:rsidP="00000000" w:rsidRDefault="00000000" w:rsidRPr="00000000" w14:paraId="000000A1">
      <w:pPr>
        <w:numPr>
          <w:ilvl w:val="0"/>
          <w:numId w:val="15"/>
        </w:numPr>
        <w:ind w:left="720" w:hanging="360"/>
        <w:rPr>
          <w:u w:val="none"/>
        </w:rPr>
      </w:pP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6.3</w:t>
      </w:r>
    </w:p>
    <w:p w:rsidR="00000000" w:rsidDel="00000000" w:rsidP="00000000" w:rsidRDefault="00000000" w:rsidRPr="00000000" w14:paraId="000000A4">
      <w:pPr>
        <w:rPr/>
      </w:pPr>
      <w:r w:rsidDel="00000000" w:rsidR="00000000" w:rsidRPr="00000000">
        <w:rPr>
          <w:rtl w:val="0"/>
        </w:rPr>
        <w:t xml:space="preserve">Fixed size partitioning is simple and variable partitioning eliminates internal fragmentation because it can change partition sizes to accommodate for new processes</w:t>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ony Kim" w:id="13" w:date="2024-03-06T15:34:19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P2 should start at 1 since P3 is already starting at 0</w:t>
      </w:r>
    </w:p>
  </w:comment>
  <w:comment w:author="Ethan Saddler" w:id="14" w:date="2024-03-06T22:10:20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tony!</w:t>
      </w:r>
    </w:p>
  </w:comment>
  <w:comment w:author="Jason" w:id="9" w:date="2024-03-06T03:48:25Z">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Isn't i2-i3 a WAW?</w:t>
      </w:r>
    </w:p>
  </w:comment>
  <w:comment w:author="Jason" w:id="10" w:date="2024-03-06T03:57:49Z">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 from Discord: LW writes, SW reads. This affects RAW too.</w:t>
      </w:r>
    </w:p>
  </w:comment>
  <w:comment w:author="TBGDivergent TBGDivergent" w:id="11" w:date="2024-03-06T17:50:14Z">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 doesn't write to registers, but writes to memory instead. So you are reading from both registers Rx and Ry in SW.</w:t>
      </w:r>
    </w:p>
  </w:comment>
  <w:comment w:author="Anoop Jalla" w:id="0" w:date="2024-03-06T00:58:34Z">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are we moving PC to every BUF?</w:t>
      </w:r>
    </w:p>
  </w:comment>
  <w:comment w:author="Crystal Escoda" w:id="1" w:date="2024-03-06T01:01:17Z">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might not be necessary right?</w:t>
      </w:r>
    </w:p>
  </w:comment>
  <w:comment w:author="Crystal Escoda" w:id="2" w:date="2024-03-06T01:01:25Z">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what im confused about</w:t>
      </w:r>
    </w:p>
  </w:comment>
  <w:comment w:author="Arjun Bhamra" w:id="3" w:date="2024-03-06T01:18:44Z">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add it to every buffer because in the case of an interrupt, we need it for the handler</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total reactions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Coolfav reacted with 👍 at 2024-03-06 00:09 AM</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Crystal Escoda reacted with 👍 at 2024-03-05 17:34 PM</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Jason reacted with 👍 at 2024-03-05 19:46 PM</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Tripp Hanley reacted with 👍 at 2024-03-06 09:21 AM</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Harini Sathu reacted with 👍 at 2024-03-06 08:11 AM</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Kevin Sadi reacted with 👍 at 2024-03-06 14:02 PM</w:t>
      </w:r>
    </w:p>
  </w:comment>
  <w:comment w:author="Crystal Escoda" w:id="4" w:date="2024-03-06T01:36:02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based on the homework, they only save PC up to DBUF</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else, doesn't include PC</w:t>
      </w:r>
    </w:p>
  </w:comment>
  <w:comment w:author="Crystal Escoda" w:id="5" w:date="2024-03-06T01:36:22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always have to account for interrupts</w:t>
      </w:r>
    </w:p>
  </w:comment>
  <w:comment w:author="Crystal Escoda" w:id="6" w:date="2024-03-06T01:37:28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nvm, i just read interrupts must always be supported</w:t>
      </w:r>
    </w:p>
  </w:comment>
  <w:comment w:author="Krish Asknani" w:id="7" w:date="2024-03-06T03:55:41Z">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Crystal is right, we don't need PC in every buffer - if I remember correctly within this 5 stage pipeline, we check for interrupts in the EX stage so carrying PC forward to DBUF and no further than that adds up</w:t>
      </w:r>
    </w:p>
  </w:comment>
  <w:comment w:author="Ankith Thalanki" w:id="8" w:date="2024-03-06T18:42:53Z">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carry it to the MEM stage as well, as a Page fault could occur there.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Tripp Hanley reacted with 👆 at 2024-03-06 11:47 AM</w:t>
      </w:r>
    </w:p>
  </w:comment>
  <w:comment w:author="Edison Liao" w:id="12" w:date="2024-03-06T15:58:05Z">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P2 starts at 1</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