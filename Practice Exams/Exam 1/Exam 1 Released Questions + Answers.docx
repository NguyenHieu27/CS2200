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1440" w:firstLine="720"/>
        <w:rPr/>
      </w:pPr>
      <w:bookmarkStart w:colFirst="0" w:colLast="0" w:name="_ge5d4rsowqh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ryt2mxo8dm">
            <w:r w:rsidDel="00000000" w:rsidR="00000000" w:rsidRPr="00000000">
              <w:rPr>
                <w:b w:val="1"/>
                <w:color w:val="000000"/>
                <w:u w:val="none"/>
                <w:rtl w:val="0"/>
              </w:rPr>
              <w:t xml:space="preserve">Q1:</w:t>
              <w:tab/>
            </w:r>
          </w:hyperlink>
          <w:r w:rsidDel="00000000" w:rsidR="00000000" w:rsidRPr="00000000">
            <w:fldChar w:fldCharType="begin"/>
            <w:instrText xml:space="preserve"> PAGEREF _fryt2mxo8dm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color w:val="000000"/>
              <w:u w:val="none"/>
            </w:rPr>
          </w:pPr>
          <w:hyperlink w:anchor="_brcgou37fs20">
            <w:r w:rsidDel="00000000" w:rsidR="00000000" w:rsidRPr="00000000">
              <w:rPr>
                <w:color w:val="000000"/>
                <w:u w:val="none"/>
                <w:rtl w:val="0"/>
              </w:rPr>
              <w:t xml:space="preserve">Q 1.1</w:t>
              <w:tab/>
            </w:r>
          </w:hyperlink>
          <w:r w:rsidDel="00000000" w:rsidR="00000000" w:rsidRPr="00000000">
            <w:fldChar w:fldCharType="begin"/>
            <w:instrText xml:space="preserve"> PAGEREF _brcgou37fs20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720" w:firstLine="0"/>
            <w:rPr>
              <w:color w:val="000000"/>
              <w:u w:val="none"/>
            </w:rPr>
          </w:pPr>
          <w:hyperlink w:anchor="_gb0x0cu2v56p">
            <w:r w:rsidDel="00000000" w:rsidR="00000000" w:rsidRPr="00000000">
              <w:rPr>
                <w:color w:val="000000"/>
                <w:u w:val="none"/>
                <w:rtl w:val="0"/>
              </w:rPr>
              <w:t xml:space="preserve">Solution #1</w:t>
              <w:tab/>
            </w:r>
          </w:hyperlink>
          <w:r w:rsidDel="00000000" w:rsidR="00000000" w:rsidRPr="00000000">
            <w:fldChar w:fldCharType="begin"/>
            <w:instrText xml:space="preserve"> PAGEREF _gb0x0cu2v56p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720" w:firstLine="0"/>
            <w:rPr/>
          </w:pPr>
          <w:hyperlink w:anchor="_6x21eadu66b1">
            <w:r w:rsidDel="00000000" w:rsidR="00000000" w:rsidRPr="00000000">
              <w:rPr>
                <w:color w:val="000000"/>
                <w:u w:val="none"/>
                <w:rtl w:val="0"/>
              </w:rPr>
              <w:t xml:space="preserve">Solution #2</w:t>
              <w:tab/>
            </w:r>
          </w:hyperlink>
          <w:r w:rsidDel="00000000" w:rsidR="00000000" w:rsidRPr="00000000">
            <w:fldChar w:fldCharType="begin"/>
            <w:instrText xml:space="preserve"> PAGEREF _6x21eadu66b1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720" w:firstLine="0"/>
            <w:rPr/>
          </w:pPr>
          <w:hyperlink w:anchor="_6hc9ntkwg986">
            <w:r w:rsidDel="00000000" w:rsidR="00000000" w:rsidRPr="00000000">
              <w:rPr>
                <w:rtl w:val="0"/>
              </w:rPr>
              <w:t xml:space="preserve">Solution #3</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p58vp4wrvay3">
            <w:r w:rsidDel="00000000" w:rsidR="00000000" w:rsidRPr="00000000">
              <w:rPr>
                <w:color w:val="000000"/>
                <w:u w:val="none"/>
                <w:rtl w:val="0"/>
              </w:rPr>
              <w:t xml:space="preserve">Q 1.2</w:t>
              <w:tab/>
            </w:r>
          </w:hyperlink>
          <w:r w:rsidDel="00000000" w:rsidR="00000000" w:rsidRPr="00000000">
            <w:fldChar w:fldCharType="begin"/>
            <w:instrText xml:space="preserve"> PAGEREF _p58vp4wrvay3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pPr>
          <w:hyperlink w:anchor="_wur0kn1u1z8b">
            <w:r w:rsidDel="00000000" w:rsidR="00000000" w:rsidRPr="00000000">
              <w:rPr>
                <w:b w:val="1"/>
                <w:color w:val="000000"/>
                <w:u w:val="none"/>
                <w:rtl w:val="0"/>
              </w:rPr>
              <w:t xml:space="preserve">Q2:</w:t>
              <w:tab/>
            </w:r>
          </w:hyperlink>
          <w:r w:rsidDel="00000000" w:rsidR="00000000" w:rsidRPr="00000000">
            <w:fldChar w:fldCharType="begin"/>
            <w:instrText xml:space="preserve"> PAGEREF _wur0kn1u1z8b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b w:val="1"/>
            </w:rPr>
          </w:pPr>
          <w:r w:rsidDel="00000000" w:rsidR="00000000" w:rsidRPr="00000000">
            <w:rPr>
              <w:b w:val="1"/>
              <w:rtl w:val="0"/>
            </w:rPr>
            <w:t xml:space="preserve">Q3: Hidden</w:t>
          </w:r>
        </w:p>
        <w:p w:rsidR="00000000" w:rsidDel="00000000" w:rsidP="00000000" w:rsidRDefault="00000000" w:rsidRPr="00000000" w14:paraId="0000000A">
          <w:pPr>
            <w:widowControl w:val="0"/>
            <w:tabs>
              <w:tab w:val="right" w:leader="none" w:pos="12000"/>
            </w:tabs>
            <w:spacing w:before="60" w:line="240" w:lineRule="auto"/>
            <w:rPr>
              <w:b w:val="1"/>
              <w:color w:val="000000"/>
              <w:u w:val="none"/>
            </w:rPr>
          </w:pPr>
          <w:hyperlink w:anchor="_v2n753xfywi0">
            <w:r w:rsidDel="00000000" w:rsidR="00000000" w:rsidRPr="00000000">
              <w:rPr>
                <w:b w:val="1"/>
                <w:color w:val="000000"/>
                <w:u w:val="none"/>
                <w:rtl w:val="0"/>
              </w:rPr>
              <w:t xml:space="preserve">Q4:</w:t>
              <w:tab/>
            </w:r>
          </w:hyperlink>
          <w:r w:rsidDel="00000000" w:rsidR="00000000" w:rsidRPr="00000000">
            <w:fldChar w:fldCharType="begin"/>
            <w:instrText xml:space="preserve"> PAGEREF _v2n753xfywi0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svx5yzxmehl6">
            <w:r w:rsidDel="00000000" w:rsidR="00000000" w:rsidRPr="00000000">
              <w:rPr>
                <w:color w:val="000000"/>
                <w:u w:val="none"/>
                <w:rtl w:val="0"/>
              </w:rPr>
              <w:t xml:space="preserve">Q4.1</w:t>
              <w:tab/>
            </w:r>
          </w:hyperlink>
          <w:r w:rsidDel="00000000" w:rsidR="00000000" w:rsidRPr="00000000">
            <w:fldChar w:fldCharType="begin"/>
            <w:instrText xml:space="preserve"> PAGEREF _svx5yzxmehl6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svx5yzxmehl6">
            <w:r w:rsidDel="00000000" w:rsidR="00000000" w:rsidRPr="00000000">
              <w:rPr>
                <w:color w:val="000000"/>
                <w:u w:val="none"/>
                <w:rtl w:val="0"/>
              </w:rPr>
              <w:t xml:space="preserve">Q4.2</w:t>
              <w:tab/>
            </w:r>
          </w:hyperlink>
          <w:r w:rsidDel="00000000" w:rsidR="00000000" w:rsidRPr="00000000">
            <w:fldChar w:fldCharType="begin"/>
            <w:instrText xml:space="preserve"> PAGEREF _svx5yzxmehl6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k8zal38ps0i">
            <w:r w:rsidDel="00000000" w:rsidR="00000000" w:rsidRPr="00000000">
              <w:rPr>
                <w:b w:val="1"/>
                <w:color w:val="000000"/>
                <w:u w:val="none"/>
                <w:rtl w:val="0"/>
              </w:rPr>
              <w:t xml:space="preserve">Q5:</w:t>
              <w:tab/>
            </w:r>
          </w:hyperlink>
          <w:r w:rsidDel="00000000" w:rsidR="00000000" w:rsidRPr="00000000">
            <w:fldChar w:fldCharType="begin"/>
            <w:instrText xml:space="preserve"> PAGEREF _k8zal38ps0i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t9lt825z8db4">
            <w:r w:rsidDel="00000000" w:rsidR="00000000" w:rsidRPr="00000000">
              <w:rPr>
                <w:color w:val="000000"/>
                <w:u w:val="none"/>
                <w:rtl w:val="0"/>
              </w:rPr>
              <w:t xml:space="preserve">Q5.1</w:t>
              <w:tab/>
            </w:r>
          </w:hyperlink>
          <w:r w:rsidDel="00000000" w:rsidR="00000000" w:rsidRPr="00000000">
            <w:fldChar w:fldCharType="begin"/>
            <w:instrText xml:space="preserve"> PAGEREF _t9lt825z8db4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9hduq6gk60fn">
            <w:r w:rsidDel="00000000" w:rsidR="00000000" w:rsidRPr="00000000">
              <w:rPr>
                <w:color w:val="000000"/>
                <w:u w:val="none"/>
                <w:rtl w:val="0"/>
              </w:rPr>
              <w:t xml:space="preserve">Q5.2</w:t>
              <w:tab/>
            </w:r>
          </w:hyperlink>
          <w:r w:rsidDel="00000000" w:rsidR="00000000" w:rsidRPr="00000000">
            <w:fldChar w:fldCharType="begin"/>
            <w:instrText xml:space="preserve"> PAGEREF _9hduq6gk60fn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color w:val="000000"/>
              <w:u w:val="none"/>
            </w:rPr>
          </w:pPr>
          <w:hyperlink w:anchor="_gmhl97r3hd6d">
            <w:r w:rsidDel="00000000" w:rsidR="00000000" w:rsidRPr="00000000">
              <w:rPr>
                <w:color w:val="000000"/>
                <w:u w:val="none"/>
                <w:rtl w:val="0"/>
              </w:rPr>
              <w:t xml:space="preserve">Q5.3</w:t>
              <w:tab/>
            </w:r>
          </w:hyperlink>
          <w:r w:rsidDel="00000000" w:rsidR="00000000" w:rsidRPr="00000000">
            <w:fldChar w:fldCharType="begin"/>
            <w:instrText xml:space="preserve"> PAGEREF _gmhl97r3hd6d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olkion8u0tyx">
            <w:r w:rsidDel="00000000" w:rsidR="00000000" w:rsidRPr="00000000">
              <w:rPr>
                <w:color w:val="000000"/>
                <w:u w:val="none"/>
                <w:rtl w:val="0"/>
              </w:rPr>
              <w:t xml:space="preserve">Q5.4</w:t>
              <w:tab/>
            </w:r>
          </w:hyperlink>
          <w:r w:rsidDel="00000000" w:rsidR="00000000" w:rsidRPr="00000000">
            <w:fldChar w:fldCharType="begin"/>
            <w:instrText xml:space="preserve"> PAGEREF _olkion8u0tyx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lkmgujkgp2ls">
            <w:r w:rsidDel="00000000" w:rsidR="00000000" w:rsidRPr="00000000">
              <w:rPr>
                <w:b w:val="1"/>
                <w:color w:val="000000"/>
                <w:u w:val="none"/>
                <w:rtl w:val="0"/>
              </w:rPr>
              <w:t xml:space="preserve">Q6:</w:t>
              <w:tab/>
            </w:r>
          </w:hyperlink>
          <w:r w:rsidDel="00000000" w:rsidR="00000000" w:rsidRPr="00000000">
            <w:fldChar w:fldCharType="begin"/>
            <w:instrText xml:space="preserve"> PAGEREF _lkmgujkgp2ls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4xuoegk7i0k">
            <w:r w:rsidDel="00000000" w:rsidR="00000000" w:rsidRPr="00000000">
              <w:rPr>
                <w:color w:val="000000"/>
                <w:u w:val="none"/>
                <w:rtl w:val="0"/>
              </w:rPr>
              <w:t xml:space="preserve">Q6.1</w:t>
              <w:tab/>
            </w:r>
          </w:hyperlink>
          <w:r w:rsidDel="00000000" w:rsidR="00000000" w:rsidRPr="00000000">
            <w:fldChar w:fldCharType="begin"/>
            <w:instrText xml:space="preserve"> PAGEREF _4xuoegk7i0k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r4gp1ktz23vq">
            <w:r w:rsidDel="00000000" w:rsidR="00000000" w:rsidRPr="00000000">
              <w:rPr>
                <w:color w:val="000000"/>
                <w:u w:val="none"/>
                <w:rtl w:val="0"/>
              </w:rPr>
              <w:t xml:space="preserve">Q6.2</w:t>
              <w:tab/>
            </w:r>
          </w:hyperlink>
          <w:r w:rsidDel="00000000" w:rsidR="00000000" w:rsidRPr="00000000">
            <w:fldChar w:fldCharType="begin"/>
            <w:instrText xml:space="preserve"> PAGEREF _r4gp1ktz23vq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b w:val="1"/>
              <w:color w:val="000000"/>
              <w:u w:val="none"/>
            </w:rPr>
          </w:pPr>
          <w:hyperlink w:anchor="_5crw6l2vtwzd">
            <w:r w:rsidDel="00000000" w:rsidR="00000000" w:rsidRPr="00000000">
              <w:rPr>
                <w:b w:val="1"/>
                <w:color w:val="000000"/>
                <w:u w:val="none"/>
                <w:rtl w:val="0"/>
              </w:rPr>
              <w:t xml:space="preserve">Q7:</w:t>
              <w:tab/>
            </w:r>
          </w:hyperlink>
          <w:r w:rsidDel="00000000" w:rsidR="00000000" w:rsidRPr="00000000">
            <w:fldChar w:fldCharType="begin"/>
            <w:instrText xml:space="preserve"> PAGEREF _5crw6l2vtwzd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tqgwmdje70zz">
            <w:r w:rsidDel="00000000" w:rsidR="00000000" w:rsidRPr="00000000">
              <w:rPr>
                <w:color w:val="000000"/>
                <w:u w:val="none"/>
                <w:rtl w:val="0"/>
              </w:rPr>
              <w:t xml:space="preserve">Q7.1</w:t>
              <w:tab/>
            </w:r>
          </w:hyperlink>
          <w:r w:rsidDel="00000000" w:rsidR="00000000" w:rsidRPr="00000000">
            <w:fldChar w:fldCharType="begin"/>
            <w:instrText xml:space="preserve"> PAGEREF _tqgwmdje70zz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jvcbq4yom4n4">
            <w:r w:rsidDel="00000000" w:rsidR="00000000" w:rsidRPr="00000000">
              <w:rPr>
                <w:color w:val="000000"/>
                <w:u w:val="none"/>
                <w:rtl w:val="0"/>
              </w:rPr>
              <w:t xml:space="preserve">If we assume that int64_t must be aligned on 4 bytes:</w:t>
              <w:tab/>
            </w:r>
          </w:hyperlink>
          <w:r w:rsidDel="00000000" w:rsidR="00000000" w:rsidRPr="00000000">
            <w:fldChar w:fldCharType="begin"/>
            <w:instrText xml:space="preserve"> PAGEREF _jvcbq4yom4n4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pk5qnb9ob2o1">
            <w:r w:rsidDel="00000000" w:rsidR="00000000" w:rsidRPr="00000000">
              <w:rPr>
                <w:color w:val="000000"/>
                <w:u w:val="none"/>
                <w:rtl w:val="0"/>
              </w:rPr>
              <w:t xml:space="preserve">If we assume that int64_t must be aligned on 8 bytes:</w:t>
              <w:tab/>
            </w:r>
          </w:hyperlink>
          <w:r w:rsidDel="00000000" w:rsidR="00000000" w:rsidRPr="00000000">
            <w:fldChar w:fldCharType="begin"/>
            <w:instrText xml:space="preserve"> PAGEREF _pk5qnb9ob2o1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wf7nji814qs3">
            <w:r w:rsidDel="00000000" w:rsidR="00000000" w:rsidRPr="00000000">
              <w:rPr>
                <w:color w:val="000000"/>
                <w:u w:val="none"/>
                <w:rtl w:val="0"/>
              </w:rPr>
              <w:t xml:space="preserve">Q7.2</w:t>
              <w:tab/>
            </w:r>
          </w:hyperlink>
          <w:r w:rsidDel="00000000" w:rsidR="00000000" w:rsidRPr="00000000">
            <w:fldChar w:fldCharType="begin"/>
            <w:instrText xml:space="preserve"> PAGEREF _wf7nji814qs3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7nt7ujh130tt">
            <w:r w:rsidDel="00000000" w:rsidR="00000000" w:rsidRPr="00000000">
              <w:rPr>
                <w:color w:val="000000"/>
                <w:u w:val="none"/>
                <w:rtl w:val="0"/>
              </w:rPr>
              <w:t xml:space="preserve">If we assume that int64_t must be aligned on 4 bytes:</w:t>
              <w:tab/>
            </w:r>
          </w:hyperlink>
          <w:r w:rsidDel="00000000" w:rsidR="00000000" w:rsidRPr="00000000">
            <w:fldChar w:fldCharType="begin"/>
            <w:instrText xml:space="preserve"> PAGEREF _7nt7ujh130tt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o0awxppfbuik">
            <w:r w:rsidDel="00000000" w:rsidR="00000000" w:rsidRPr="00000000">
              <w:rPr>
                <w:color w:val="000000"/>
                <w:u w:val="none"/>
                <w:rtl w:val="0"/>
              </w:rPr>
              <w:t xml:space="preserve">If we assume that int64_t must be aligned on 8 bytes:</w:t>
              <w:tab/>
            </w:r>
          </w:hyperlink>
          <w:r w:rsidDel="00000000" w:rsidR="00000000" w:rsidRPr="00000000">
            <w:fldChar w:fldCharType="begin"/>
            <w:instrText xml:space="preserve"> PAGEREF _o0awxppfbuik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pku4fjg2gge6">
            <w:r w:rsidDel="00000000" w:rsidR="00000000" w:rsidRPr="00000000">
              <w:rPr>
                <w:color w:val="000000"/>
                <w:u w:val="none"/>
                <w:rtl w:val="0"/>
              </w:rPr>
              <w:t xml:space="preserve">Q7.3</w:t>
              <w:tab/>
            </w:r>
          </w:hyperlink>
          <w:r w:rsidDel="00000000" w:rsidR="00000000" w:rsidRPr="00000000">
            <w:fldChar w:fldCharType="begin"/>
            <w:instrText xml:space="preserve"> PAGEREF _pku4fjg2gge6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rq25m6jd13ze">
            <w:r w:rsidDel="00000000" w:rsidR="00000000" w:rsidRPr="00000000">
              <w:rPr>
                <w:color w:val="000000"/>
                <w:u w:val="none"/>
                <w:rtl w:val="0"/>
              </w:rPr>
              <w:t xml:space="preserve">If we assume that int64_t must be aligned on 4 bytes:</w:t>
              <w:tab/>
            </w:r>
          </w:hyperlink>
          <w:r w:rsidDel="00000000" w:rsidR="00000000" w:rsidRPr="00000000">
            <w:fldChar w:fldCharType="begin"/>
            <w:instrText xml:space="preserve"> PAGEREF _rq25m6jd13ze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1f2d4ik243jx">
            <w:r w:rsidDel="00000000" w:rsidR="00000000" w:rsidRPr="00000000">
              <w:rPr>
                <w:color w:val="000000"/>
                <w:u w:val="none"/>
                <w:rtl w:val="0"/>
              </w:rPr>
              <w:t xml:space="preserve">If we assume that int64_t must be aligned on 8 bytes:</w:t>
              <w:tab/>
            </w:r>
          </w:hyperlink>
          <w:r w:rsidDel="00000000" w:rsidR="00000000" w:rsidRPr="00000000">
            <w:fldChar w:fldCharType="begin"/>
            <w:instrText xml:space="preserve"> PAGEREF _1f2d4ik243jx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47sjcypgazbp">
            <w:r w:rsidDel="00000000" w:rsidR="00000000" w:rsidRPr="00000000">
              <w:rPr>
                <w:color w:val="000000"/>
                <w:u w:val="none"/>
                <w:rtl w:val="0"/>
              </w:rPr>
              <w:t xml:space="preserve">Q7.4</w:t>
              <w:tab/>
            </w:r>
          </w:hyperlink>
          <w:r w:rsidDel="00000000" w:rsidR="00000000" w:rsidRPr="00000000">
            <w:fldChar w:fldCharType="begin"/>
            <w:instrText xml:space="preserve"> PAGEREF _47sjcypgazbp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jkibxbdjhzv3">
            <w:r w:rsidDel="00000000" w:rsidR="00000000" w:rsidRPr="00000000">
              <w:rPr>
                <w:color w:val="000000"/>
                <w:u w:val="none"/>
                <w:rtl w:val="0"/>
              </w:rPr>
              <w:t xml:space="preserve">If we assume that int64_t must be aligned on 4 bytes:</w:t>
              <w:tab/>
            </w:r>
          </w:hyperlink>
          <w:r w:rsidDel="00000000" w:rsidR="00000000" w:rsidRPr="00000000">
            <w:fldChar w:fldCharType="begin"/>
            <w:instrText xml:space="preserve"> PAGEREF _jkibxbdjhzv3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color w:val="000000"/>
              <w:u w:val="none"/>
            </w:rPr>
          </w:pPr>
          <w:hyperlink w:anchor="_w7nmky9fy7r">
            <w:r w:rsidDel="00000000" w:rsidR="00000000" w:rsidRPr="00000000">
              <w:rPr>
                <w:color w:val="000000"/>
                <w:u w:val="none"/>
                <w:rtl w:val="0"/>
              </w:rPr>
              <w:t xml:space="preserve">If we assume that int64_t must be aligned on 8 bytes:</w:t>
              <w:tab/>
            </w:r>
          </w:hyperlink>
          <w:r w:rsidDel="00000000" w:rsidR="00000000" w:rsidRPr="00000000">
            <w:fldChar w:fldCharType="begin"/>
            <w:instrText xml:space="preserve"> PAGEREF _w7nmky9fy7r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pPr>
          <w:hyperlink w:anchor="_fy7aazy3ow64">
            <w:r w:rsidDel="00000000" w:rsidR="00000000" w:rsidRPr="00000000">
              <w:rPr>
                <w:b w:val="1"/>
                <w:color w:val="000000"/>
                <w:u w:val="none"/>
                <w:rtl w:val="0"/>
              </w:rPr>
              <w:t xml:space="preserve">Q8:</w:t>
              <w:tab/>
            </w:r>
          </w:hyperlink>
          <w:r w:rsidDel="00000000" w:rsidR="00000000" w:rsidRPr="00000000">
            <w:fldChar w:fldCharType="begin"/>
            <w:instrText xml:space="preserve"> PAGEREF _fy7aazy3ow64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rPr>
          </w:pPr>
          <w:r w:rsidDel="00000000" w:rsidR="00000000" w:rsidRPr="00000000">
            <w:rPr>
              <w:b w:val="1"/>
              <w:rtl w:val="0"/>
            </w:rPr>
            <w:t xml:space="preserve">Q9: Hidden</w:t>
          </w:r>
        </w:p>
        <w:p w:rsidR="00000000" w:rsidDel="00000000" w:rsidP="00000000" w:rsidRDefault="00000000" w:rsidRPr="00000000" w14:paraId="00000024">
          <w:pPr>
            <w:widowControl w:val="0"/>
            <w:tabs>
              <w:tab w:val="right" w:leader="none" w:pos="12000"/>
            </w:tabs>
            <w:spacing w:before="60" w:line="240" w:lineRule="auto"/>
            <w:rPr>
              <w:b w:val="1"/>
            </w:rPr>
          </w:pPr>
          <w:r w:rsidDel="00000000" w:rsidR="00000000" w:rsidRPr="00000000">
            <w:rPr>
              <w:b w:val="1"/>
              <w:rtl w:val="0"/>
            </w:rPr>
            <w:t xml:space="preserve">Q10: Hidden</w:t>
          </w:r>
        </w:p>
        <w:p w:rsidR="00000000" w:rsidDel="00000000" w:rsidP="00000000" w:rsidRDefault="00000000" w:rsidRPr="00000000" w14:paraId="00000025">
          <w:pPr>
            <w:widowControl w:val="0"/>
            <w:tabs>
              <w:tab w:val="right" w:leader="none" w:pos="12000"/>
            </w:tabs>
            <w:spacing w:before="60" w:line="240" w:lineRule="auto"/>
            <w:rPr>
              <w:b w:val="1"/>
              <w:color w:val="000000"/>
              <w:u w:val="none"/>
            </w:rPr>
          </w:pPr>
          <w:hyperlink w:anchor="_ltmlgugyztmp">
            <w:r w:rsidDel="00000000" w:rsidR="00000000" w:rsidRPr="00000000">
              <w:rPr>
                <w:b w:val="1"/>
                <w:color w:val="000000"/>
                <w:u w:val="none"/>
                <w:rtl w:val="0"/>
              </w:rPr>
              <w:t xml:space="preserve">Appendix</w:t>
              <w:tab/>
            </w:r>
          </w:hyperlink>
          <w:r w:rsidDel="00000000" w:rsidR="00000000" w:rsidRPr="00000000">
            <w:fldChar w:fldCharType="begin"/>
            <w:instrText xml:space="preserve"> PAGEREF _ltmlgugyztmp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rPr/>
      </w:pPr>
      <w:bookmarkStart w:colFirst="0" w:colLast="0" w:name="_bzjaparxmx7m" w:id="1"/>
      <w:bookmarkEnd w:id="1"/>
      <w:r w:rsidDel="00000000" w:rsidR="00000000" w:rsidRPr="00000000">
        <w:rPr>
          <w:rtl w:val="0"/>
        </w:rPr>
      </w:r>
    </w:p>
    <w:p w:rsidR="00000000" w:rsidDel="00000000" w:rsidP="00000000" w:rsidRDefault="00000000" w:rsidRPr="00000000" w14:paraId="00000027">
      <w:pPr>
        <w:pStyle w:val="Heading1"/>
        <w:rPr/>
      </w:pPr>
      <w:bookmarkStart w:colFirst="0" w:colLast="0" w:name="_z7s86iw9wcbk" w:id="2"/>
      <w:bookmarkEnd w:id="2"/>
      <w:r w:rsidDel="00000000" w:rsidR="00000000" w:rsidRPr="00000000">
        <w:br w:type="page"/>
      </w:r>
      <w:r w:rsidDel="00000000" w:rsidR="00000000" w:rsidRPr="00000000">
        <w:rPr>
          <w:rtl w:val="0"/>
        </w:rPr>
        <w:tab/>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ind w:left="0" w:firstLine="0"/>
        <w:rPr/>
      </w:pPr>
      <w:bookmarkStart w:colFirst="0" w:colLast="0" w:name="_fryt2mxo8dm" w:id="3"/>
      <w:bookmarkEnd w:id="3"/>
      <w:r w:rsidDel="00000000" w:rsidR="00000000" w:rsidRPr="00000000">
        <w:rPr>
          <w:rtl w:val="0"/>
        </w:rPr>
        <w:t xml:space="preserve">Q1:</w:t>
      </w:r>
    </w:p>
    <w:p w:rsidR="00000000" w:rsidDel="00000000" w:rsidP="00000000" w:rsidRDefault="00000000" w:rsidRPr="00000000" w14:paraId="0000002A">
      <w:pPr>
        <w:rPr/>
      </w:pPr>
      <w:r w:rsidDel="00000000" w:rsidR="00000000" w:rsidRPr="00000000">
        <w:rPr/>
        <w:drawing>
          <wp:inline distB="114300" distT="114300" distL="114300" distR="114300">
            <wp:extent cx="5731200" cy="666750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731200" cy="21463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rPr/>
      </w:pPr>
      <w:bookmarkStart w:colFirst="0" w:colLast="0" w:name="_brcgou37fs20" w:id="4"/>
      <w:bookmarkEnd w:id="4"/>
      <w:r w:rsidDel="00000000" w:rsidR="00000000" w:rsidRPr="00000000">
        <w:rPr>
          <w:rtl w:val="0"/>
        </w:rPr>
        <w:t xml:space="preserve">Q </w:t>
      </w:r>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2D">
      <w:pPr>
        <w:pStyle w:val="Heading2"/>
        <w:rPr/>
      </w:pPr>
      <w:bookmarkStart w:colFirst="0" w:colLast="0" w:name="_52ds1qvzspn3" w:id="5"/>
      <w:bookmarkEnd w:id="5"/>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Note: we don’t need to write out the cases, but I did it for clarity as people seem confused about this.</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pStyle w:val="Heading3"/>
        <w:rPr/>
      </w:pPr>
      <w:bookmarkStart w:colFirst="0" w:colLast="0" w:name="_gb0x0cu2v56p" w:id="6"/>
      <w:bookmarkEnd w:id="6"/>
      <w:r w:rsidDel="00000000" w:rsidR="00000000" w:rsidRPr="00000000">
        <w:rPr>
          <w:rtl w:val="0"/>
        </w:rPr>
        <w:t xml:space="preserve">Solution #1</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k &gt; N, set k to N+1</w:t>
      </w:r>
    </w:p>
    <w:p w:rsidR="00000000" w:rsidDel="00000000" w:rsidP="00000000" w:rsidRDefault="00000000" w:rsidRPr="00000000" w14:paraId="000000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bgt $t1, $a0, </w:t>
      </w:r>
      <w:r w:rsidDel="00000000" w:rsidR="00000000" w:rsidRPr="00000000">
        <w:rPr>
          <w:rFonts w:ascii="Courier New" w:cs="Courier New" w:eastAsia="Courier New" w:hAnsi="Courier New"/>
          <w:sz w:val="24"/>
          <w:szCs w:val="24"/>
          <w:rtl w:val="0"/>
        </w:rPr>
        <w:t xml:space="preserve">1</w:t>
      </w:r>
      <w:ins w:author="" w:id="0">
        <w:r w:rsidDel="00000000" w:rsidR="00000000" w:rsidRPr="00000000">
          <w:rPr>
            <w:rFonts w:ascii="Courier New" w:cs="Courier New" w:eastAsia="Courier New" w:hAnsi="Courier New"/>
            <w:sz w:val="24"/>
            <w:szCs w:val="24"/>
            <w:rtl w:val="0"/>
          </w:rPr>
          <w:tab/>
        </w:r>
      </w:ins>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w:t>
      </w:r>
      <w:r w:rsidDel="00000000" w:rsidR="00000000" w:rsidRPr="00000000">
        <w:rPr>
          <w:rFonts w:ascii="Courier New" w:cs="Courier New" w:eastAsia="Courier New" w:hAnsi="Courier New"/>
          <w:sz w:val="24"/>
          <w:szCs w:val="24"/>
          <w:rtl w:val="0"/>
        </w:rPr>
        <w:t xml:space="preserve">1</w:t>
      </w:r>
      <w:r w:rsidDel="00000000" w:rsidR="00000000" w:rsidRPr="00000000">
        <w:rPr>
          <w:rtl w:val="0"/>
        </w:rPr>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$t1, $a0, 1</w:t>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address from k(base)</w:t>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$at, $t0, $t1</w:t>
      </w:r>
    </w:p>
    <w:p w:rsidR="00000000" w:rsidDel="00000000" w:rsidP="00000000" w:rsidRDefault="00000000" w:rsidRPr="00000000" w14:paraId="00000039">
      <w:pPr>
        <w:rPr>
          <w:rFonts w:ascii="Courier New" w:cs="Courier New" w:eastAsia="Courier New" w:hAnsi="Courier New"/>
          <w:sz w:val="24"/>
          <w:szCs w:val="24"/>
        </w:rPr>
      </w:pPr>
      <w:commentRangeStart w:id="0"/>
      <w:commentRangeStart w:id="1"/>
      <w:r w:rsidDel="00000000" w:rsidR="00000000" w:rsidRPr="00000000">
        <w:rPr>
          <w:rFonts w:ascii="Courier New" w:cs="Courier New" w:eastAsia="Courier New" w:hAnsi="Courier New"/>
          <w:sz w:val="24"/>
          <w:szCs w:val="24"/>
          <w:rtl w:val="0"/>
        </w:rPr>
        <w:t xml:space="preserve">lw $at, 0($at)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jump to address</w:t>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$at, </w:t>
      </w:r>
      <w:r w:rsidDel="00000000" w:rsidR="00000000" w:rsidRPr="00000000">
        <w:rPr>
          <w:rFonts w:ascii="Courier New" w:cs="Courier New" w:eastAsia="Courier New" w:hAnsi="Courier New"/>
          <w:sz w:val="24"/>
          <w:szCs w:val="24"/>
          <w:rtl w:val="0"/>
        </w:rPr>
        <w:t xml:space="preserve">$zero</w:t>
      </w:r>
      <w:r w:rsidDel="00000000" w:rsidR="00000000" w:rsidRPr="00000000">
        <w:rPr>
          <w:rtl w:val="0"/>
        </w:rPr>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case1:</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1</w:t>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end</w:t>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case2:</w:t>
      </w:r>
    </w:p>
    <w:p w:rsidR="00000000" w:rsidDel="00000000" w:rsidP="00000000" w:rsidRDefault="00000000" w:rsidRPr="00000000" w14:paraId="000000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2</w:t>
      </w:r>
    </w:p>
    <w:p w:rsidR="00000000" w:rsidDel="00000000" w:rsidP="00000000" w:rsidRDefault="00000000" w:rsidRPr="00000000" w14:paraId="000000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end</w:t>
      </w:r>
    </w:p>
    <w:p w:rsidR="00000000" w:rsidDel="00000000" w:rsidP="00000000" w:rsidRDefault="00000000" w:rsidRPr="00000000" w14:paraId="000000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case3:</w:t>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3</w:t>
      </w:r>
    </w:p>
    <w:p w:rsidR="00000000" w:rsidDel="00000000" w:rsidP="00000000" w:rsidRDefault="00000000" w:rsidRPr="00000000" w14:paraId="000000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end</w:t>
      </w:r>
    </w:p>
    <w:p w:rsidR="00000000" w:rsidDel="00000000" w:rsidP="00000000" w:rsidRDefault="00000000" w:rsidRPr="00000000" w14:paraId="0000004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caseN:</w:t>
      </w:r>
    </w:p>
    <w:p w:rsidR="00000000" w:rsidDel="00000000" w:rsidP="00000000" w:rsidRDefault="00000000" w:rsidRPr="00000000" w14:paraId="000000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N</w:t>
      </w:r>
    </w:p>
    <w:p w:rsidR="00000000" w:rsidDel="00000000" w:rsidP="00000000" w:rsidRDefault="00000000" w:rsidRPr="00000000" w14:paraId="000000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end</w:t>
      </w:r>
    </w:p>
    <w:p w:rsidR="00000000" w:rsidDel="00000000" w:rsidP="00000000" w:rsidRDefault="00000000" w:rsidRPr="00000000" w14:paraId="0000004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default:</w:t>
      </w:r>
    </w:p>
    <w:p w:rsidR="00000000" w:rsidDel="00000000" w:rsidP="00000000" w:rsidRDefault="00000000" w:rsidRPr="00000000" w14:paraId="000000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default case</w:t>
      </w:r>
    </w:p>
    <w:p w:rsidR="00000000" w:rsidDel="00000000" w:rsidP="00000000" w:rsidRDefault="00000000" w:rsidRPr="00000000" w14:paraId="0000005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tab/>
      </w:r>
    </w:p>
    <w:p w:rsidR="00000000" w:rsidDel="00000000" w:rsidP="00000000" w:rsidRDefault="00000000" w:rsidRPr="00000000" w14:paraId="000000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that runs after the switch here</w:t>
      </w:r>
    </w:p>
    <w:p w:rsidR="00000000" w:rsidDel="00000000" w:rsidP="00000000" w:rsidRDefault="00000000" w:rsidRPr="00000000" w14:paraId="00000053">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3"/>
        <w:rPr/>
      </w:pPr>
      <w:bookmarkStart w:colFirst="0" w:colLast="0" w:name="_6x21eadu66b1" w:id="7"/>
      <w:bookmarkEnd w:id="7"/>
      <w:r w:rsidDel="00000000" w:rsidR="00000000" w:rsidRPr="00000000">
        <w:rPr>
          <w:rtl w:val="0"/>
        </w:rPr>
        <w:t xml:space="preserve">Solution #2</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k &gt; N, set k to N+1</w:t>
      </w:r>
    </w:p>
    <w:p w:rsidR="00000000" w:rsidDel="00000000" w:rsidP="00000000" w:rsidRDefault="00000000" w:rsidRPr="00000000" w14:paraId="000000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bgt $t1, $a0, 1</w:t>
        <w:tab/>
      </w:r>
    </w:p>
    <w:p w:rsidR="00000000" w:rsidDel="00000000" w:rsidP="00000000" w:rsidRDefault="00000000" w:rsidRPr="00000000" w14:paraId="000000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1</w:t>
      </w:r>
    </w:p>
    <w:p w:rsidR="00000000" w:rsidDel="00000000" w:rsidP="00000000" w:rsidRDefault="00000000" w:rsidRPr="00000000" w14:paraId="000000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$t1, $a0, 1</w:t>
      </w:r>
    </w:p>
    <w:p w:rsidR="00000000" w:rsidDel="00000000" w:rsidP="00000000" w:rsidRDefault="00000000" w:rsidRPr="00000000" w14:paraId="0000005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load address from k(base)</w:t>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$at, $t0, $t1</w:t>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$at, 0($at)</w:t>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store $ra and jump</w:t>
      </w:r>
    </w:p>
    <w:p w:rsidR="00000000" w:rsidDel="00000000" w:rsidP="00000000" w:rsidRDefault="00000000" w:rsidRPr="00000000" w14:paraId="00000060">
      <w:pPr>
        <w:rPr>
          <w:rFonts w:ascii="Courier New" w:cs="Courier New" w:eastAsia="Courier New" w:hAnsi="Courier New"/>
          <w:sz w:val="24"/>
          <w:szCs w:val="24"/>
        </w:rPr>
      </w:pPr>
      <w:commentRangeStart w:id="2"/>
      <w:r w:rsidDel="00000000" w:rsidR="00000000" w:rsidRPr="00000000">
        <w:rPr>
          <w:rFonts w:ascii="Courier New" w:cs="Courier New" w:eastAsia="Courier New" w:hAnsi="Courier New"/>
          <w:sz w:val="24"/>
          <w:szCs w:val="24"/>
          <w:rtl w:val="0"/>
        </w:rPr>
        <w:t xml:space="preserve">addi $sp, $sp, -1</w:t>
      </w:r>
    </w:p>
    <w:p w:rsidR="00000000" w:rsidDel="00000000" w:rsidP="00000000" w:rsidRDefault="00000000" w:rsidRPr="00000000" w14:paraId="0000006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sw $ra, 0($sp)</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w:t>
      </w:r>
      <w:r w:rsidDel="00000000" w:rsidR="00000000" w:rsidRPr="00000000">
        <w:rPr>
          <w:rFonts w:ascii="Courier New" w:cs="Courier New" w:eastAsia="Courier New" w:hAnsi="Courier New"/>
          <w:sz w:val="24"/>
          <w:szCs w:val="24"/>
          <w:rtl w:val="0"/>
        </w:rPr>
        <w:t xml:space="preserve"> $at, $ra</w:t>
      </w:r>
    </w:p>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restore $ra</w:t>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$ra, 0($sp)</w:t>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$sp, $sp, 1</w:t>
      </w:r>
    </w:p>
    <w:p w:rsidR="00000000" w:rsidDel="00000000" w:rsidP="00000000" w:rsidRDefault="00000000" w:rsidRPr="00000000" w14:paraId="0000006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that comes after the switch goes here</w:t>
      </w:r>
    </w:p>
    <w:p w:rsidR="00000000" w:rsidDel="00000000" w:rsidP="00000000" w:rsidRDefault="00000000" w:rsidRPr="00000000" w14:paraId="000000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halt</w:t>
      </w:r>
    </w:p>
    <w:p w:rsidR="00000000" w:rsidDel="00000000" w:rsidP="00000000" w:rsidRDefault="00000000" w:rsidRPr="00000000" w14:paraId="0000006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case1:</w:t>
      </w:r>
    </w:p>
    <w:p w:rsidR="00000000" w:rsidDel="00000000" w:rsidP="00000000" w:rsidRDefault="00000000" w:rsidRPr="00000000" w14:paraId="000000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1</w:t>
      </w:r>
    </w:p>
    <w:p w:rsidR="00000000" w:rsidDel="00000000" w:rsidP="00000000" w:rsidRDefault="00000000" w:rsidRPr="00000000" w14:paraId="000000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$ra, $zero</w:t>
      </w:r>
    </w:p>
    <w:p w:rsidR="00000000" w:rsidDel="00000000" w:rsidP="00000000" w:rsidRDefault="00000000" w:rsidRPr="00000000" w14:paraId="0000006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case2:</w:t>
      </w:r>
    </w:p>
    <w:p w:rsidR="00000000" w:rsidDel="00000000" w:rsidP="00000000" w:rsidRDefault="00000000" w:rsidRPr="00000000" w14:paraId="000000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2</w:t>
      </w:r>
    </w:p>
    <w:p w:rsidR="00000000" w:rsidDel="00000000" w:rsidP="00000000" w:rsidRDefault="00000000" w:rsidRPr="00000000" w14:paraId="000000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$ra, $zero</w:t>
      </w:r>
    </w:p>
    <w:p w:rsidR="00000000" w:rsidDel="00000000" w:rsidP="00000000" w:rsidRDefault="00000000" w:rsidRPr="00000000" w14:paraId="0000007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case3:</w:t>
      </w:r>
    </w:p>
    <w:p w:rsidR="00000000" w:rsidDel="00000000" w:rsidP="00000000" w:rsidRDefault="00000000" w:rsidRPr="00000000" w14:paraId="000000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3</w:t>
      </w:r>
    </w:p>
    <w:p w:rsidR="00000000" w:rsidDel="00000000" w:rsidP="00000000" w:rsidRDefault="00000000" w:rsidRPr="00000000" w14:paraId="000000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$ra, $zero</w:t>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caseN:</w:t>
      </w:r>
    </w:p>
    <w:p w:rsidR="00000000" w:rsidDel="00000000" w:rsidP="00000000" w:rsidRDefault="00000000" w:rsidRPr="00000000" w14:paraId="000000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case N</w:t>
      </w:r>
    </w:p>
    <w:p w:rsidR="00000000" w:rsidDel="00000000" w:rsidP="00000000" w:rsidRDefault="00000000" w:rsidRPr="00000000" w14:paraId="000000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$ra, $zero</w:t>
      </w:r>
    </w:p>
    <w:p w:rsidR="00000000" w:rsidDel="00000000" w:rsidP="00000000" w:rsidRDefault="00000000" w:rsidRPr="00000000" w14:paraId="000000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default:</w:t>
      </w:r>
    </w:p>
    <w:p w:rsidR="00000000" w:rsidDel="00000000" w:rsidP="00000000" w:rsidRDefault="00000000" w:rsidRPr="00000000" w14:paraId="000000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code for default case</w:t>
      </w:r>
    </w:p>
    <w:p w:rsidR="00000000" w:rsidDel="00000000" w:rsidP="00000000" w:rsidRDefault="00000000" w:rsidRPr="00000000" w14:paraId="000000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$ra, $zero</w:t>
      </w:r>
    </w:p>
    <w:p w:rsidR="00000000" w:rsidDel="00000000" w:rsidP="00000000" w:rsidRDefault="00000000" w:rsidRPr="00000000" w14:paraId="0000007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F">
      <w:pPr>
        <w:rPr>
          <w:rFonts w:ascii="Courier New" w:cs="Courier New" w:eastAsia="Courier New" w:hAnsi="Courier New"/>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1">
      <w:pPr>
        <w:pStyle w:val="Heading3"/>
        <w:rPr/>
      </w:pPr>
      <w:bookmarkStart w:colFirst="0" w:colLast="0" w:name="_6hc9ntkwg986" w:id="8"/>
      <w:bookmarkEnd w:id="8"/>
      <w:r w:rsidDel="00000000" w:rsidR="00000000" w:rsidRPr="00000000">
        <w:rPr>
          <w:rtl w:val="0"/>
        </w:rPr>
        <w:t xml:space="preserve">Solution #3</w:t>
      </w:r>
    </w:p>
    <w:p w:rsidR="00000000" w:rsidDel="00000000" w:rsidP="00000000" w:rsidRDefault="00000000" w:rsidRPr="00000000" w14:paraId="0000008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bgt $t1, $a0, greater</w:t>
      </w:r>
    </w:p>
    <w:p w:rsidR="00000000" w:rsidDel="00000000" w:rsidP="00000000" w:rsidRDefault="00000000" w:rsidRPr="00000000" w14:paraId="000000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less</w:t>
      </w:r>
    </w:p>
    <w:p w:rsidR="00000000" w:rsidDel="00000000" w:rsidP="00000000" w:rsidRDefault="00000000" w:rsidRPr="00000000" w14:paraId="0000008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greater:</w:t>
      </w:r>
    </w:p>
    <w:p w:rsidR="00000000" w:rsidDel="00000000" w:rsidP="00000000" w:rsidRDefault="00000000" w:rsidRPr="00000000" w14:paraId="000000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addi $at, $a0, 1</w:t>
      </w:r>
    </w:p>
    <w:p w:rsidR="00000000" w:rsidDel="00000000" w:rsidP="00000000" w:rsidRDefault="00000000" w:rsidRPr="00000000" w14:paraId="000000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$at, $at, $t0</w:t>
      </w:r>
    </w:p>
    <w:p w:rsidR="00000000" w:rsidDel="00000000" w:rsidP="00000000" w:rsidRDefault="00000000" w:rsidRPr="00000000" w14:paraId="000000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beq $zero, $zero, jump</w:t>
      </w:r>
    </w:p>
    <w:p w:rsidR="00000000" w:rsidDel="00000000" w:rsidP="00000000" w:rsidRDefault="00000000" w:rsidRPr="00000000" w14:paraId="0000008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less:</w:t>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add $at, $t0, $t1</w:t>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E">
      <w:pPr>
        <w:ind w:firstLine="720"/>
        <w:rPr>
          <w:rFonts w:ascii="Courier New" w:cs="Courier New" w:eastAsia="Courier New" w:hAnsi="Courier New"/>
          <w:sz w:val="24"/>
          <w:szCs w:val="24"/>
        </w:rPr>
        <w:pPrChange w:author="Nihaar C." w:id="0" w:date="2024-02-16T09:59:17Z">
          <w:pPr/>
        </w:pPrChange>
      </w:pPr>
      <w:r w:rsidDel="00000000" w:rsidR="00000000" w:rsidRPr="00000000">
        <w:rPr>
          <w:rFonts w:ascii="Courier New" w:cs="Courier New" w:eastAsia="Courier New" w:hAnsi="Courier New"/>
          <w:sz w:val="24"/>
          <w:szCs w:val="24"/>
          <w:rtl w:val="0"/>
        </w:rPr>
        <w:t xml:space="preserve">jump:</w:t>
      </w:r>
    </w:p>
    <w:p w:rsidR="00000000" w:rsidDel="00000000" w:rsidP="00000000" w:rsidRDefault="00000000" w:rsidRPr="00000000" w14:paraId="000000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 $at, 0($at)</w:t>
      </w:r>
    </w:p>
    <w:p w:rsidR="00000000" w:rsidDel="00000000" w:rsidP="00000000" w:rsidRDefault="00000000" w:rsidRPr="00000000" w14:paraId="000000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jalr $at, $zero</w:t>
      </w:r>
    </w:p>
    <w:p w:rsidR="00000000" w:rsidDel="00000000" w:rsidP="00000000" w:rsidRDefault="00000000" w:rsidRPr="00000000" w14:paraId="0000009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p58vp4wrvay3" w:id="9"/>
      <w:bookmarkEnd w:id="9"/>
      <w:r w:rsidDel="00000000" w:rsidR="00000000" w:rsidRPr="00000000">
        <w:rPr>
          <w:rtl w:val="0"/>
        </w:rPr>
        <w:t xml:space="preserve">Q 1.2</w:t>
      </w:r>
    </w:p>
    <w:p w:rsidR="00000000" w:rsidDel="00000000" w:rsidP="00000000" w:rsidRDefault="00000000" w:rsidRPr="00000000" w14:paraId="00000094">
      <w:pPr>
        <w:rPr/>
      </w:pPr>
      <w:r w:rsidDel="00000000" w:rsidR="00000000" w:rsidRPr="00000000">
        <w:rPr>
          <w:rtl w:val="0"/>
        </w:rPr>
        <w:t xml:space="preserve">Each conditional branch can be implemented using only a single instruction, compared with the several instructions necessary for indexing into a jump table. Thus, conditional branches could be better when N is small due to the overhead of a jump table. On the other hand, when N is large, then the constant speed of the jump table will easily be faster than running through an increasingly long list of conditional branches.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Another time that conditional branches may be better is when we have non-contiguous cases, which could make the jump table very sparse. THIS IS NOT THE CASE FOR THIS PROBLEM; however, in that case, the additional speed may not be worth the extra memory required to store the jump table, even for large N. This problem specifies that the cases are known to be contiguous (perhaps we are switching over an Enum?), so this does not apply for this question.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Also, conditional branches can be faster in cases where earlier branch statement are much more likely to be used compared to the later cases which can lead to a lower weighted average runtime</w:t>
      </w:r>
    </w:p>
    <w:p w:rsidR="00000000" w:rsidDel="00000000" w:rsidP="00000000" w:rsidRDefault="00000000" w:rsidRPr="00000000" w14:paraId="00000099">
      <w:pPr>
        <w:rPr/>
      </w:pP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wur0kn1u1z8b" w:id="10"/>
      <w:bookmarkEnd w:id="10"/>
      <w:r w:rsidDel="00000000" w:rsidR="00000000" w:rsidRPr="00000000">
        <w:rPr>
          <w:rtl w:val="0"/>
        </w:rPr>
        <w:t xml:space="preserve">Q2:</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734050" cy="1970917"/>
            <wp:effectExtent b="0" l="0" r="0" t="0"/>
            <wp:docPr id="8" name="image8.png"/>
            <a:graphic>
              <a:graphicData uri="http://schemas.openxmlformats.org/drawingml/2006/picture">
                <pic:pic>
                  <pic:nvPicPr>
                    <pic:cNvPr id="0" name="image8.png"/>
                    <pic:cNvPicPr preferRelativeResize="0"/>
                  </pic:nvPicPr>
                  <pic:blipFill>
                    <a:blip r:embed="rId9"/>
                    <a:srcRect b="60207" l="0" r="0" t="0"/>
                    <a:stretch>
                      <a:fillRect/>
                    </a:stretch>
                  </pic:blipFill>
                  <pic:spPr>
                    <a:xfrm>
                      <a:off x="0" y="0"/>
                      <a:ext cx="5734050" cy="197091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371975" cy="29337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371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
        </w:numPr>
        <w:ind w:left="720" w:hanging="360"/>
        <w:rPr>
          <w:u w:val="none"/>
        </w:rPr>
      </w:pPr>
      <w:r w:rsidDel="00000000" w:rsidR="00000000" w:rsidRPr="00000000">
        <w:rPr>
          <w:rFonts w:ascii="Courier New" w:cs="Courier New" w:eastAsia="Courier New" w:hAnsi="Courier New"/>
          <w:sz w:val="24"/>
          <w:szCs w:val="24"/>
          <w:rtl w:val="0"/>
        </w:rPr>
        <w:t xml:space="preserve">ADD t1, t0, t0</w:t>
      </w:r>
    </w:p>
    <w:p w:rsidR="00000000" w:rsidDel="00000000" w:rsidP="00000000" w:rsidRDefault="00000000" w:rsidRPr="00000000" w14:paraId="0000009F">
      <w:pPr>
        <w:numPr>
          <w:ilvl w:val="0"/>
          <w:numId w:val="2"/>
        </w:numPr>
        <w:ind w:left="720" w:hanging="360"/>
        <w:rPr>
          <w:u w:val="none"/>
        </w:rPr>
      </w:pPr>
      <w:r w:rsidDel="00000000" w:rsidR="00000000" w:rsidRPr="00000000">
        <w:rPr>
          <w:rFonts w:ascii="Courier New" w:cs="Courier New" w:eastAsia="Courier New" w:hAnsi="Courier New"/>
          <w:sz w:val="24"/>
          <w:szCs w:val="24"/>
          <w:rtl w:val="0"/>
        </w:rPr>
        <w:t xml:space="preserve">NAND t1, t1, t1</w:t>
      </w:r>
    </w:p>
    <w:p w:rsidR="00000000" w:rsidDel="00000000" w:rsidP="00000000" w:rsidRDefault="00000000" w:rsidRPr="00000000" w14:paraId="000000A0">
      <w:pPr>
        <w:numPr>
          <w:ilvl w:val="0"/>
          <w:numId w:val="2"/>
        </w:numPr>
        <w:ind w:left="720" w:hanging="360"/>
        <w:rPr>
          <w:u w:val="none"/>
        </w:rPr>
      </w:pPr>
      <w:r w:rsidDel="00000000" w:rsidR="00000000" w:rsidRPr="00000000">
        <w:rPr>
          <w:rFonts w:ascii="Courier New" w:cs="Courier New" w:eastAsia="Courier New" w:hAnsi="Courier New"/>
          <w:sz w:val="24"/>
          <w:szCs w:val="24"/>
          <w:rtl w:val="0"/>
        </w:rPr>
        <w:t xml:space="preserve">ADDI $t2, $t1, 1</w:t>
      </w:r>
      <w:r w:rsidDel="00000000" w:rsidR="00000000" w:rsidRPr="00000000">
        <w:rPr>
          <w:rtl w:val="0"/>
        </w:rPr>
      </w:r>
    </w:p>
    <w:p w:rsidR="00000000" w:rsidDel="00000000" w:rsidP="00000000" w:rsidRDefault="00000000" w:rsidRPr="00000000" w14:paraId="000000A1">
      <w:pPr>
        <w:numPr>
          <w:ilvl w:val="0"/>
          <w:numId w:val="2"/>
        </w:numPr>
        <w:ind w:left="720" w:hanging="360"/>
        <w:rPr>
          <w:u w:val="none"/>
        </w:rPr>
      </w:pPr>
      <w:r w:rsidDel="00000000" w:rsidR="00000000" w:rsidRPr="00000000">
        <w:rPr>
          <w:rFonts w:ascii="Courier New" w:cs="Courier New" w:eastAsia="Courier New" w:hAnsi="Courier New"/>
          <w:sz w:val="24"/>
          <w:szCs w:val="24"/>
          <w:rtl w:val="0"/>
        </w:rPr>
        <w:t xml:space="preserve">JALR $at, $ra</w:t>
      </w:r>
      <w:r w:rsidDel="00000000" w:rsidR="00000000" w:rsidRPr="00000000">
        <w:rPr>
          <w:rtl w:val="0"/>
        </w:rPr>
      </w:r>
    </w:p>
    <w:p w:rsidR="00000000" w:rsidDel="00000000" w:rsidP="00000000" w:rsidRDefault="00000000" w:rsidRPr="00000000" w14:paraId="000000A2">
      <w:pPr>
        <w:rPr>
          <w:b w:val="1"/>
        </w:rPr>
      </w:pPr>
      <w:r w:rsidDel="00000000" w:rsidR="00000000" w:rsidRPr="00000000">
        <w:br w:type="page"/>
      </w: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A3">
      <w:pPr>
        <w:pStyle w:val="Heading1"/>
        <w:rPr/>
      </w:pPr>
      <w:bookmarkStart w:colFirst="0" w:colLast="0" w:name="_v2n753xfywi0" w:id="11"/>
      <w:bookmarkEnd w:id="11"/>
      <w:r w:rsidDel="00000000" w:rsidR="00000000" w:rsidRPr="00000000">
        <w:rPr>
          <w:rtl w:val="0"/>
        </w:rPr>
        <w:t xml:space="preserve">Q4:</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70612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731200" cy="17272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rPr/>
      </w:pPr>
      <w:bookmarkStart w:colFirst="0" w:colLast="0" w:name="_svx5yzxmehl6" w:id="12"/>
      <w:bookmarkEnd w:id="12"/>
      <w:r w:rsidDel="00000000" w:rsidR="00000000" w:rsidRPr="00000000">
        <w:rPr>
          <w:rtl w:val="0"/>
        </w:rPr>
        <w:t xml:space="preserve">Q4.1</w:t>
      </w:r>
    </w:p>
    <w:p w:rsidR="00000000" w:rsidDel="00000000" w:rsidP="00000000" w:rsidRDefault="00000000" w:rsidRPr="00000000" w14:paraId="000000A9">
      <w:pPr>
        <w:rPr/>
      </w:pPr>
      <w:r w:rsidDel="00000000" w:rsidR="00000000" w:rsidRPr="00000000">
        <w:rPr>
          <w:rtl w:val="0"/>
        </w:rPr>
        <w:t xml:space="preserve">The order the devices are acknowledged in are C, A, B, D.</w:t>
      </w:r>
    </w:p>
    <w:p w:rsidR="00000000" w:rsidDel="00000000" w:rsidP="00000000" w:rsidRDefault="00000000" w:rsidRPr="00000000" w14:paraId="000000AA">
      <w:pPr>
        <w:rPr/>
      </w:pPr>
      <w:r w:rsidDel="00000000" w:rsidR="00000000" w:rsidRPr="00000000">
        <w:rPr>
          <w:rtl w:val="0"/>
        </w:rPr>
        <w:t xml:space="preserve">Before the first INTA, both INT2 and INT3 are enabled. Thus, the INTA goes to INT2, which has a higher priority, and C is acknowledged.</w:t>
      </w:r>
    </w:p>
    <w:p w:rsidR="00000000" w:rsidDel="00000000" w:rsidP="00000000" w:rsidRDefault="00000000" w:rsidRPr="00000000" w14:paraId="000000AB">
      <w:pPr>
        <w:rPr/>
      </w:pPr>
      <w:r w:rsidDel="00000000" w:rsidR="00000000" w:rsidRPr="00000000">
        <w:rPr>
          <w:rtl w:val="0"/>
        </w:rPr>
        <w:t xml:space="preserve">By the next INTA, only INT1 and INT3 are enabled. Thus, the INTA goes to INT1, which has the highest priority, and A is acknowledged.</w:t>
      </w:r>
    </w:p>
    <w:p w:rsidR="00000000" w:rsidDel="00000000" w:rsidP="00000000" w:rsidRDefault="00000000" w:rsidRPr="00000000" w14:paraId="000000AC">
      <w:pPr>
        <w:rPr/>
      </w:pPr>
      <w:r w:rsidDel="00000000" w:rsidR="00000000" w:rsidRPr="00000000">
        <w:rPr>
          <w:rtl w:val="0"/>
        </w:rPr>
        <w:t xml:space="preserve">On the next INTA,</w:t>
      </w:r>
      <w:commentRangeStart w:id="3"/>
      <w:commentRangeStart w:id="4"/>
      <w:commentRangeStart w:id="5"/>
      <w:commentRangeStart w:id="6"/>
      <w:commentRangeStart w:id="7"/>
      <w:r w:rsidDel="00000000" w:rsidR="00000000" w:rsidRPr="00000000">
        <w:rPr>
          <w:rtl w:val="0"/>
        </w:rPr>
        <w:t xml:space="preserve"> only INT3 is enabled</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The </w:t>
      </w:r>
      <w:r w:rsidDel="00000000" w:rsidR="00000000" w:rsidRPr="00000000">
        <w:rPr>
          <w:rtl w:val="0"/>
        </w:rPr>
        <w:t xml:space="preserve">acknowledge</w:t>
      </w:r>
      <w:r w:rsidDel="00000000" w:rsidR="00000000" w:rsidRPr="00000000">
        <w:rPr>
          <w:rtl w:val="0"/>
        </w:rPr>
        <w:t xml:space="preserve"> goes to B, since it is first in the daisy chain. On the last INTA, D is acknowledged, as it is the only device that has enabled INT.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svx5yzxmehl6" w:id="12"/>
      <w:bookmarkEnd w:id="12"/>
      <w:r w:rsidDel="00000000" w:rsidR="00000000" w:rsidRPr="00000000">
        <w:rPr>
          <w:rtl w:val="0"/>
        </w:rPr>
        <w:t xml:space="preserve">Q4.2</w:t>
      </w:r>
    </w:p>
    <w:p w:rsidR="00000000" w:rsidDel="00000000" w:rsidP="00000000" w:rsidRDefault="00000000" w:rsidRPr="00000000" w14:paraId="000000AF">
      <w:pPr>
        <w:rPr/>
      </w:pPr>
      <w:r w:rsidDel="00000000" w:rsidR="00000000" w:rsidRPr="00000000">
        <w:rPr>
          <w:rtl w:val="0"/>
        </w:rPr>
        <w:t xml:space="preserve">The interrupt handlers finish in the reverse order of how they were acknowledged, since none of the handlers were allowed to finish executing before being interrupted. Thus, they finish in the order D, B, A, C.</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Order of execution (Post Canvas Announcement.):</w:t>
      </w:r>
    </w:p>
    <w:p w:rsidR="00000000" w:rsidDel="00000000" w:rsidP="00000000" w:rsidRDefault="00000000" w:rsidRPr="00000000" w14:paraId="000000B3">
      <w:pPr>
        <w:numPr>
          <w:ilvl w:val="0"/>
          <w:numId w:val="1"/>
        </w:numPr>
        <w:ind w:left="720" w:hanging="360"/>
      </w:pPr>
      <w:r w:rsidDel="00000000" w:rsidR="00000000" w:rsidRPr="00000000">
        <w:rPr>
          <w:rtl w:val="0"/>
        </w:rPr>
        <w:t xml:space="preserve">Device C acknowledged, execute handler C</w:t>
      </w:r>
    </w:p>
    <w:p w:rsidR="00000000" w:rsidDel="00000000" w:rsidP="00000000" w:rsidRDefault="00000000" w:rsidRPr="00000000" w14:paraId="000000B4">
      <w:pPr>
        <w:numPr>
          <w:ilvl w:val="1"/>
          <w:numId w:val="1"/>
        </w:numPr>
        <w:ind w:left="1440" w:hanging="360"/>
        <w:rPr>
          <w:u w:val="none"/>
        </w:rPr>
      </w:pPr>
      <w:r w:rsidDel="00000000" w:rsidR="00000000" w:rsidRPr="00000000">
        <w:rPr>
          <w:rtl w:val="0"/>
        </w:rPr>
        <w:t xml:space="preserve">Device A acknowledged, jump to handler A and execute</w:t>
      </w:r>
    </w:p>
    <w:p w:rsidR="00000000" w:rsidDel="00000000" w:rsidP="00000000" w:rsidRDefault="00000000" w:rsidRPr="00000000" w14:paraId="000000B5">
      <w:pPr>
        <w:numPr>
          <w:ilvl w:val="1"/>
          <w:numId w:val="1"/>
        </w:numPr>
        <w:ind w:left="1440" w:hanging="360"/>
        <w:rPr>
          <w:u w:val="none"/>
        </w:rPr>
      </w:pPr>
      <w:r w:rsidDel="00000000" w:rsidR="00000000" w:rsidRPr="00000000">
        <w:rPr>
          <w:rtl w:val="0"/>
        </w:rPr>
        <w:t xml:space="preserve">Finish executing handler A</w:t>
      </w:r>
    </w:p>
    <w:p w:rsidR="00000000" w:rsidDel="00000000" w:rsidP="00000000" w:rsidRDefault="00000000" w:rsidRPr="00000000" w14:paraId="000000B6">
      <w:pPr>
        <w:numPr>
          <w:ilvl w:val="1"/>
          <w:numId w:val="1"/>
        </w:numPr>
        <w:ind w:left="1440" w:hanging="360"/>
        <w:rPr>
          <w:u w:val="none"/>
        </w:rPr>
      </w:pPr>
      <w:r w:rsidDel="00000000" w:rsidR="00000000" w:rsidRPr="00000000">
        <w:rPr>
          <w:rtl w:val="0"/>
        </w:rPr>
        <w:t xml:space="preserve">Return to handler C</w:t>
      </w:r>
    </w:p>
    <w:p w:rsidR="00000000" w:rsidDel="00000000" w:rsidP="00000000" w:rsidRDefault="00000000" w:rsidRPr="00000000" w14:paraId="000000B7">
      <w:pPr>
        <w:numPr>
          <w:ilvl w:val="0"/>
          <w:numId w:val="1"/>
        </w:numPr>
        <w:ind w:left="720" w:hanging="360"/>
      </w:pPr>
      <w:r w:rsidDel="00000000" w:rsidR="00000000" w:rsidRPr="00000000">
        <w:rPr>
          <w:rtl w:val="0"/>
        </w:rPr>
        <w:t xml:space="preserve">Finish executing handler C</w:t>
      </w:r>
    </w:p>
    <w:p w:rsidR="00000000" w:rsidDel="00000000" w:rsidP="00000000" w:rsidRDefault="00000000" w:rsidRPr="00000000" w14:paraId="000000B8">
      <w:pPr>
        <w:numPr>
          <w:ilvl w:val="0"/>
          <w:numId w:val="1"/>
        </w:numPr>
        <w:ind w:left="720" w:hanging="360"/>
      </w:pPr>
      <w:commentRangeStart w:id="8"/>
      <w:commentRangeStart w:id="9"/>
      <w:r w:rsidDel="00000000" w:rsidR="00000000" w:rsidRPr="00000000">
        <w:rPr>
          <w:rtl w:val="0"/>
        </w:rPr>
        <w:t xml:space="preserve">Device B acknowledged</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t xml:space="preserve">, execute handler B</w:t>
      </w:r>
    </w:p>
    <w:p w:rsidR="00000000" w:rsidDel="00000000" w:rsidP="00000000" w:rsidRDefault="00000000" w:rsidRPr="00000000" w14:paraId="000000B9">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0BA">
      <w:pPr>
        <w:numPr>
          <w:ilvl w:val="1"/>
          <w:numId w:val="1"/>
        </w:numPr>
        <w:ind w:left="1440" w:hanging="360"/>
        <w:rPr>
          <w:u w:val="none"/>
        </w:rPr>
      </w:pPr>
      <w:r w:rsidDel="00000000" w:rsidR="00000000" w:rsidRPr="00000000">
        <w:rPr>
          <w:rtl w:val="0"/>
        </w:rPr>
        <w:t xml:space="preserve">Finish executing handler B</w:t>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Device D acknowledged, jump to handler D </w:t>
      </w:r>
    </w:p>
    <w:p w:rsidR="00000000" w:rsidDel="00000000" w:rsidP="00000000" w:rsidRDefault="00000000" w:rsidRPr="00000000" w14:paraId="000000BC">
      <w:pPr>
        <w:numPr>
          <w:ilvl w:val="1"/>
          <w:numId w:val="1"/>
        </w:numPr>
        <w:ind w:left="1440" w:hanging="360"/>
        <w:rPr>
          <w:u w:val="none"/>
        </w:rPr>
      </w:pPr>
      <w:r w:rsidDel="00000000" w:rsidR="00000000" w:rsidRPr="00000000">
        <w:rPr>
          <w:rtl w:val="0"/>
        </w:rPr>
        <w:t xml:space="preserve">Finish executing handler 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rPr/>
      </w:pPr>
      <w:bookmarkStart w:colFirst="0" w:colLast="0" w:name="_k8zal38ps0i" w:id="13"/>
      <w:bookmarkEnd w:id="13"/>
      <w:r w:rsidDel="00000000" w:rsidR="00000000" w:rsidRPr="00000000">
        <w:rPr>
          <w:rtl w:val="0"/>
        </w:rPr>
        <w:t xml:space="preserve">Q5:</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734050" cy="4281729"/>
            <wp:effectExtent b="0" l="0" r="0" t="0"/>
            <wp:docPr id="11" name="image7.png"/>
            <a:graphic>
              <a:graphicData uri="http://schemas.openxmlformats.org/drawingml/2006/picture">
                <pic:pic>
                  <pic:nvPicPr>
                    <pic:cNvPr id="0" name="image7.png"/>
                    <pic:cNvPicPr preferRelativeResize="0"/>
                  </pic:nvPicPr>
                  <pic:blipFill>
                    <a:blip r:embed="rId13"/>
                    <a:srcRect b="9051" l="0" r="0" t="5242"/>
                    <a:stretch>
                      <a:fillRect/>
                    </a:stretch>
                  </pic:blipFill>
                  <pic:spPr>
                    <a:xfrm>
                      <a:off x="0" y="0"/>
                      <a:ext cx="5734050" cy="428172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t9lt825z8db4" w:id="14"/>
      <w:bookmarkEnd w:id="14"/>
      <w:commentRangeStart w:id="10"/>
      <w:commentRangeStart w:id="11"/>
      <w:r w:rsidDel="00000000" w:rsidR="00000000" w:rsidRPr="00000000">
        <w:rPr>
          <w:rtl w:val="0"/>
        </w:rPr>
        <w:t xml:space="preserve">Q5.1</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add × 4 + # sw × 5 + # addi × 3) cycles × 7 ns/cycle</w:t>
      </w:r>
    </w:p>
    <w:p w:rsidR="00000000" w:rsidDel="00000000" w:rsidP="00000000" w:rsidRDefault="00000000" w:rsidRPr="00000000" w14:paraId="000000C5">
      <w:pPr>
        <w:rPr/>
      </w:pPr>
      <w:r w:rsidDel="00000000" w:rsidR="00000000" w:rsidRPr="00000000">
        <w:rPr>
          <w:rtl w:val="0"/>
        </w:rPr>
        <w:t xml:space="preserve">220 × 12 cycles × 7 ns/cycle = 18480 ns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9hduq6gk60fn" w:id="15"/>
      <w:bookmarkEnd w:id="15"/>
      <w:r w:rsidDel="00000000" w:rsidR="00000000" w:rsidRPr="00000000">
        <w:rPr>
          <w:rtl w:val="0"/>
        </w:rPr>
        <w:t xml:space="preserve">Q5.2</w:t>
      </w:r>
    </w:p>
    <w:p w:rsidR="00000000" w:rsidDel="00000000" w:rsidP="00000000" w:rsidRDefault="00000000" w:rsidRPr="00000000" w14:paraId="000000C8">
      <w:pPr>
        <w:rPr/>
      </w:pPr>
      <w:r w:rsidDel="00000000" w:rsidR="00000000" w:rsidRPr="00000000">
        <w:rPr>
          <w:rtl w:val="0"/>
        </w:rPr>
        <w:t xml:space="preserve">220 × 10 cycles × 7 ns/cycle = 15400 ns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rPr/>
      </w:pPr>
      <w:bookmarkStart w:colFirst="0" w:colLast="0" w:name="_gmhl97r3hd6d" w:id="16"/>
      <w:bookmarkEnd w:id="16"/>
      <w:r w:rsidDel="00000000" w:rsidR="00000000" w:rsidRPr="00000000">
        <w:rPr>
          <w:rtl w:val="0"/>
        </w:rPr>
        <w:t xml:space="preserve">Q5.3</w:t>
      </w:r>
    </w:p>
    <w:p w:rsidR="00000000" w:rsidDel="00000000" w:rsidP="00000000" w:rsidRDefault="00000000" w:rsidRPr="00000000" w14:paraId="000000CB">
      <w:pPr>
        <w:rPr/>
      </w:pPr>
      <m:oMath>
        <m:r>
          <w:rPr/>
          <m:t xml:space="preserve">Speedup=</m:t>
        </m:r>
        <m:f>
          <m:fPr>
            <m:ctrlPr>
              <w:rPr/>
            </m:ctrlPr>
          </m:fPr>
          <m:num>
            <m:r>
              <w:rPr/>
              <m:t xml:space="preserve">Tim</m:t>
            </m:r>
            <m:sSub>
              <m:sSubPr>
                <m:ctrlPr>
                  <w:rPr/>
                </m:ctrlPr>
              </m:sSubPr>
              <m:e>
                <m:r>
                  <w:rPr/>
                  <m:t xml:space="preserve">e</m:t>
                </m:r>
              </m:e>
              <m:sub>
                <m:r>
                  <w:rPr/>
                  <m:t xml:space="preserve">orig</m:t>
                </m:r>
              </m:sub>
            </m:sSub>
          </m:num>
          <m:den>
            <m:r>
              <w:rPr/>
              <m:t xml:space="preserve">Tim</m:t>
            </m:r>
            <m:sSub>
              <m:sSubPr>
                <m:ctrlPr>
                  <w:rPr/>
                </m:ctrlPr>
              </m:sSubPr>
              <m:e>
                <m:r>
                  <w:rPr/>
                  <m:t xml:space="preserve">e</m:t>
                </m:r>
              </m:e>
              <m:sub>
                <m:r>
                  <w:rPr/>
                  <m:t xml:space="preserve">new</m:t>
                </m:r>
              </m:sub>
            </m:sSub>
          </m:den>
        </m:f>
        <m:r>
          <w:rPr/>
          <m:t xml:space="preserve">=</m:t>
        </m:r>
        <m:f>
          <m:fPr>
            <m:ctrlPr>
              <w:rPr/>
            </m:ctrlPr>
          </m:fPr>
          <m:num>
            <m:r>
              <w:rPr/>
              <m:t xml:space="preserve">18480</m:t>
            </m:r>
          </m:num>
          <m:den>
            <m:r>
              <w:rPr/>
              <m:t xml:space="preserve">15400</m:t>
            </m:r>
          </m:den>
        </m:f>
      </m:oMath>
      <w:ins w:author="Ankith Thalanki" w:id="2" w:date="2024-02-14T21:52:59Z">
        <w:r w:rsidDel="00000000" w:rsidR="00000000" w:rsidRPr="00000000">
          <w:rPr>
            <w:rtl w:val="0"/>
          </w:rPr>
          <w:t xml:space="preserve"> = 6/5</w:t>
        </w:r>
      </w:ins>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rPr/>
      </w:pPr>
      <w:bookmarkStart w:colFirst="0" w:colLast="0" w:name="_olkion8u0tyx" w:id="17"/>
      <w:bookmarkEnd w:id="17"/>
      <w:r w:rsidDel="00000000" w:rsidR="00000000" w:rsidRPr="00000000">
        <w:rPr>
          <w:rtl w:val="0"/>
        </w:rPr>
        <w:t xml:space="preserve">Q5.4</w:t>
      </w:r>
    </w:p>
    <w:p w:rsidR="00000000" w:rsidDel="00000000" w:rsidP="00000000" w:rsidRDefault="00000000" w:rsidRPr="00000000" w14:paraId="000000CE">
      <w:pPr>
        <w:rPr>
          <w:sz w:val="24"/>
          <w:szCs w:val="24"/>
        </w:rPr>
      </w:pPr>
      <m:oMath>
        <m:r>
          <w:rPr>
            <w:sz w:val="24"/>
            <w:szCs w:val="24"/>
          </w:rPr>
          <m:t xml:space="preserve">Improvement=</m:t>
        </m:r>
        <m:f>
          <m:fPr>
            <m:ctrlPr>
              <w:rPr>
                <w:sz w:val="24"/>
                <w:szCs w:val="24"/>
              </w:rPr>
            </m:ctrlPr>
          </m:fPr>
          <m:num>
            <m:r>
              <w:rPr>
                <w:sz w:val="24"/>
                <w:szCs w:val="24"/>
              </w:rPr>
              <m:t xml:space="preserve">Tim</m:t>
            </m:r>
            <m:sSub>
              <m:sSubPr>
                <m:ctrlPr>
                  <w:rPr>
                    <w:sz w:val="24"/>
                    <w:szCs w:val="24"/>
                  </w:rPr>
                </m:ctrlPr>
              </m:sSubPr>
              <m:e>
                <m:r>
                  <w:rPr>
                    <w:sz w:val="24"/>
                    <w:szCs w:val="24"/>
                  </w:rPr>
                  <m:t xml:space="preserve">e</m:t>
                </m:r>
              </m:e>
              <m:sub>
                <m:r>
                  <w:rPr>
                    <w:sz w:val="24"/>
                    <w:szCs w:val="24"/>
                  </w:rPr>
                  <m:t xml:space="preserve">old</m:t>
                </m:r>
              </m:sub>
            </m:sSub>
            <m:r>
              <w:rPr>
                <w:sz w:val="24"/>
                <w:szCs w:val="24"/>
              </w:rPr>
              <m:t xml:space="preserve">-Tim</m:t>
            </m:r>
            <m:sSub>
              <m:sSubPr>
                <m:ctrlPr>
                  <w:rPr>
                    <w:sz w:val="24"/>
                    <w:szCs w:val="24"/>
                  </w:rPr>
                </m:ctrlPr>
              </m:sSubPr>
              <m:e>
                <m:r>
                  <w:rPr>
                    <w:sz w:val="24"/>
                    <w:szCs w:val="24"/>
                  </w:rPr>
                  <m:t xml:space="preserve">e</m:t>
                </m:r>
              </m:e>
              <m:sub>
                <m:r>
                  <w:rPr>
                    <w:sz w:val="24"/>
                    <w:szCs w:val="24"/>
                  </w:rPr>
                  <m:t xml:space="preserve">new</m:t>
                </m:r>
              </m:sub>
            </m:sSub>
          </m:num>
          <m:den>
            <m:r>
              <w:rPr>
                <w:sz w:val="24"/>
                <w:szCs w:val="24"/>
              </w:rPr>
              <m:t xml:space="preserve">Tim</m:t>
            </m:r>
            <m:sSub>
              <m:sSubPr>
                <m:ctrlPr>
                  <w:rPr>
                    <w:sz w:val="24"/>
                    <w:szCs w:val="24"/>
                  </w:rPr>
                </m:ctrlPr>
              </m:sSubPr>
              <m:e>
                <m:r>
                  <w:rPr>
                    <w:sz w:val="24"/>
                    <w:szCs w:val="24"/>
                  </w:rPr>
                  <m:t xml:space="preserve">e</m:t>
                </m:r>
              </m:e>
              <m:sub>
                <m:r>
                  <w:rPr>
                    <w:sz w:val="24"/>
                    <w:szCs w:val="24"/>
                  </w:rPr>
                  <m:t xml:space="preserve">Old</m:t>
                </m:r>
              </m:sub>
            </m:sSub>
          </m:den>
        </m:f>
        <m:r>
          <w:rPr>
            <w:sz w:val="24"/>
            <w:szCs w:val="24"/>
          </w:rPr>
          <m:t xml:space="preserve">=</m:t>
        </m:r>
        <m:f>
          <m:fPr>
            <m:ctrlPr>
              <w:rPr>
                <w:sz w:val="24"/>
                <w:szCs w:val="24"/>
              </w:rPr>
            </m:ctrlPr>
          </m:fPr>
          <m:num>
            <m:r>
              <w:rPr>
                <w:sz w:val="24"/>
                <w:szCs w:val="24"/>
              </w:rPr>
              <m:t xml:space="preserve">18480-15400</m:t>
            </m:r>
          </m:num>
          <m:den>
            <m:r>
              <w:rPr>
                <w:sz w:val="24"/>
                <w:szCs w:val="24"/>
              </w:rPr>
              <m:t xml:space="preserve">18480</m:t>
            </m:r>
          </m:den>
        </m:f>
        <m:r>
          <w:rPr>
            <w:sz w:val="24"/>
            <w:szCs w:val="24"/>
          </w:rPr>
          <m:t xml:space="preserve">=</m:t>
        </m:r>
        <m:f>
          <m:fPr>
            <m:ctrlPr>
              <w:rPr>
                <w:sz w:val="24"/>
                <w:szCs w:val="24"/>
              </w:rPr>
            </m:ctrlPr>
          </m:fPr>
          <m:num>
            <m:r>
              <w:rPr>
                <w:sz w:val="24"/>
                <w:szCs w:val="24"/>
              </w:rPr>
              <m:t xml:space="preserve">3080</m:t>
            </m:r>
          </m:num>
          <m:den>
            <m:r>
              <w:rPr>
                <w:sz w:val="24"/>
                <w:szCs w:val="24"/>
              </w:rPr>
              <m:t xml:space="preserve">18480</m:t>
            </m:r>
          </m:den>
        </m:f>
        <m:r>
          <w:rPr>
            <w:sz w:val="24"/>
            <w:szCs w:val="24"/>
          </w:rPr>
          <m:t xml:space="preserve"> </m:t>
        </m:r>
      </m:oMath>
      <w:ins w:author="Ankith Thalanki" w:id="3" w:date="2024-02-14T21:53:03Z">
        <w:r w:rsidDel="00000000" w:rsidR="00000000" w:rsidRPr="00000000">
          <w:rPr>
            <w:sz w:val="24"/>
            <w:szCs w:val="24"/>
            <w:rtl w:val="0"/>
          </w:rPr>
          <w:t xml:space="preserve"> = 1/6</w:t>
        </w:r>
      </w:ins>
      <w:r w:rsidDel="00000000" w:rsidR="00000000" w:rsidRPr="00000000">
        <w:rPr>
          <w:rtl w:val="0"/>
        </w:rPr>
      </w:r>
    </w:p>
    <w:p w:rsidR="00000000" w:rsidDel="00000000" w:rsidP="00000000" w:rsidRDefault="00000000" w:rsidRPr="00000000" w14:paraId="000000CF">
      <w:pPr>
        <w:rPr/>
      </w:pP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rPr/>
      </w:pPr>
      <w:bookmarkStart w:colFirst="0" w:colLast="0" w:name="_lkmgujkgp2ls" w:id="18"/>
      <w:bookmarkEnd w:id="18"/>
      <w:r w:rsidDel="00000000" w:rsidR="00000000" w:rsidRPr="00000000">
        <w:rPr>
          <w:rtl w:val="0"/>
        </w:rPr>
        <w:t xml:space="preserve">Q6:</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4050" cy="5218942"/>
            <wp:effectExtent b="0" l="0" r="0" t="0"/>
            <wp:docPr id="4" name="image3.png"/>
            <a:graphic>
              <a:graphicData uri="http://schemas.openxmlformats.org/drawingml/2006/picture">
                <pic:pic>
                  <pic:nvPicPr>
                    <pic:cNvPr id="0" name="image3.png"/>
                    <pic:cNvPicPr preferRelativeResize="0"/>
                  </pic:nvPicPr>
                  <pic:blipFill>
                    <a:blip r:embed="rId14"/>
                    <a:srcRect b="10907" l="0" r="0" t="0"/>
                    <a:stretch>
                      <a:fillRect/>
                    </a:stretch>
                  </pic:blipFill>
                  <pic:spPr>
                    <a:xfrm>
                      <a:off x="0" y="0"/>
                      <a:ext cx="5734050" cy="5218942"/>
                    </a:xfrm>
                    <a:prstGeom prst="rect"/>
                    <a:ln/>
                  </pic:spPr>
                </pic:pic>
              </a:graphicData>
            </a:graphic>
          </wp:inline>
        </w:drawing>
      </w:r>
      <w:ins w:author="Shubham Palak" w:id="4" w:date="2024-02-14T23:18:02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pPr>
      <w:bookmarkStart w:colFirst="0" w:colLast="0" w:name="_4xuoegk7i0k" w:id="19"/>
      <w:bookmarkEnd w:id="19"/>
      <w:r w:rsidDel="00000000" w:rsidR="00000000" w:rsidRPr="00000000">
        <w:rPr>
          <w:rtl w:val="0"/>
        </w:rPr>
        <w:t xml:space="preserve">Q6.1</w:t>
      </w:r>
    </w:p>
    <w:p w:rsidR="00000000" w:rsidDel="00000000" w:rsidP="00000000" w:rsidRDefault="00000000" w:rsidRPr="00000000" w14:paraId="000000D5">
      <w:pPr>
        <w:rPr/>
      </w:pPr>
      <w:r w:rsidDel="00000000" w:rsidR="00000000" w:rsidRPr="00000000">
        <w:rPr>
          <w:rtl w:val="0"/>
        </w:rPr>
        <w:t xml:space="preserve">Static Instruction Frequency of LEA = 2/600</w:t>
      </w:r>
    </w:p>
    <w:p w:rsidR="00000000" w:rsidDel="00000000" w:rsidP="00000000" w:rsidRDefault="00000000" w:rsidRPr="00000000" w14:paraId="000000D6">
      <w:pPr>
        <w:rPr>
          <w:b w:val="1"/>
        </w:rPr>
      </w:pPr>
      <w:ins w:author="Adaiba N" w:id="5" w:date="2024-02-14T22:17:49Z">
        <w:r w:rsidDel="00000000" w:rsidR="00000000" w:rsidRPr="00000000">
          <w:rPr>
            <w:rtl w:val="0"/>
          </w:rPr>
          <w:t xml:space="preserve">F</w:t>
        </w:r>
      </w:ins>
      <w:r w:rsidDel="00000000" w:rsidR="00000000" w:rsidRPr="00000000">
        <w:rPr>
          <w:rtl w:val="0"/>
        </w:rPr>
      </w:r>
    </w:p>
    <w:p w:rsidR="00000000" w:rsidDel="00000000" w:rsidP="00000000" w:rsidRDefault="00000000" w:rsidRPr="00000000" w14:paraId="000000D7">
      <w:pPr>
        <w:pStyle w:val="Heading2"/>
        <w:rPr/>
      </w:pPr>
      <w:bookmarkStart w:colFirst="0" w:colLast="0" w:name="_r4gp1ktz23vq" w:id="20"/>
      <w:bookmarkEnd w:id="20"/>
      <w:r w:rsidDel="00000000" w:rsidR="00000000" w:rsidRPr="00000000">
        <w:rPr>
          <w:rtl w:val="0"/>
        </w:rPr>
        <w:t xml:space="preserve">Q6.2</w:t>
      </w:r>
    </w:p>
    <w:p w:rsidR="00000000" w:rsidDel="00000000" w:rsidP="00000000" w:rsidRDefault="00000000" w:rsidRPr="00000000" w14:paraId="000000D8">
      <w:pPr>
        <w:rPr/>
      </w:pPr>
      <w:commentRangeStart w:id="12"/>
      <w:commentRangeStart w:id="13"/>
      <w:commentRangeStart w:id="14"/>
      <w:commentRangeStart w:id="15"/>
      <w:commentRangeStart w:id="16"/>
      <w:r w:rsidDel="00000000" w:rsidR="00000000" w:rsidRPr="00000000">
        <w:rPr>
          <w:rtl w:val="0"/>
        </w:rPr>
        <w:t xml:space="preserve">(599 - 15)</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 = 584 instructions get executed once since no instructions execute after HALT,</w:t>
      </w:r>
    </w:p>
    <w:p w:rsidR="00000000" w:rsidDel="00000000" w:rsidP="00000000" w:rsidRDefault="00000000" w:rsidRPr="00000000" w14:paraId="000000D9">
      <w:pPr>
        <w:rPr/>
      </w:pPr>
      <w:r w:rsidDel="00000000" w:rsidR="00000000" w:rsidRPr="00000000">
        <w:rPr>
          <w:rtl w:val="0"/>
        </w:rPr>
        <w:t xml:space="preserve">15 instructions happen 150 times = 2250,</w:t>
      </w:r>
    </w:p>
    <w:p w:rsidR="00000000" w:rsidDel="00000000" w:rsidP="00000000" w:rsidRDefault="00000000" w:rsidRPr="00000000" w14:paraId="000000DA">
      <w:pPr>
        <w:rPr/>
      </w:pPr>
      <w:r w:rsidDel="00000000" w:rsidR="00000000" w:rsidRPr="00000000">
        <w:rPr>
          <w:rtl w:val="0"/>
        </w:rPr>
        <w:t xml:space="preserve">so the total number of instructions is 584 + 2250 = 2834.</w:t>
      </w:r>
    </w:p>
    <w:p w:rsidR="00000000" w:rsidDel="00000000" w:rsidP="00000000" w:rsidRDefault="00000000" w:rsidRPr="00000000" w14:paraId="000000DB">
      <w:pPr>
        <w:rPr/>
      </w:pPr>
      <w:r w:rsidDel="00000000" w:rsidR="00000000" w:rsidRPr="00000000">
        <w:rPr>
          <w:rtl w:val="0"/>
        </w:rPr>
        <w:t xml:space="preserve">LEA occurs 150 times in the loop</w:t>
      </w:r>
      <w:r w:rsidDel="00000000" w:rsidR="00000000" w:rsidRPr="00000000">
        <w:rPr>
          <w:rtl w:val="0"/>
        </w:rPr>
        <w:t xml:space="preserve">, </w:t>
      </w:r>
    </w:p>
    <w:p w:rsidR="00000000" w:rsidDel="00000000" w:rsidP="00000000" w:rsidRDefault="00000000" w:rsidRPr="00000000" w14:paraId="000000DC">
      <w:pPr>
        <w:rPr/>
      </w:pPr>
      <w:r w:rsidDel="00000000" w:rsidR="00000000" w:rsidRPr="00000000">
        <w:rPr>
          <w:rtl w:val="0"/>
        </w:rPr>
        <w:t xml:space="preserve">so the Dynamic Instruction Frequency of LEA is 150/2834.</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5crw6l2vtwzd" w:id="21"/>
      <w:bookmarkEnd w:id="21"/>
      <w:r w:rsidDel="00000000" w:rsidR="00000000" w:rsidRPr="00000000">
        <w:rPr>
          <w:rtl w:val="0"/>
        </w:rPr>
        <w:t xml:space="preserve">Q7:</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5734050" cy="3484908"/>
            <wp:effectExtent b="0" l="0" r="0" t="0"/>
            <wp:docPr id="7" name="image4.png"/>
            <a:graphic>
              <a:graphicData uri="http://schemas.openxmlformats.org/drawingml/2006/picture">
                <pic:pic>
                  <pic:nvPicPr>
                    <pic:cNvPr id="0" name="image4.png"/>
                    <pic:cNvPicPr preferRelativeResize="0"/>
                  </pic:nvPicPr>
                  <pic:blipFill>
                    <a:blip r:embed="rId15"/>
                    <a:srcRect b="5004" l="0" r="0" t="2804"/>
                    <a:stretch>
                      <a:fillRect/>
                    </a:stretch>
                  </pic:blipFill>
                  <pic:spPr>
                    <a:xfrm>
                      <a:off x="0" y="0"/>
                      <a:ext cx="5734050" cy="348490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734050" cy="4305300"/>
            <wp:effectExtent b="0" l="0" r="0" t="0"/>
            <wp:docPr id="9" name="image2.png"/>
            <a:graphic>
              <a:graphicData uri="http://schemas.openxmlformats.org/drawingml/2006/picture">
                <pic:pic>
                  <pic:nvPicPr>
                    <pic:cNvPr id="0" name="image2.png"/>
                    <pic:cNvPicPr preferRelativeResize="0"/>
                  </pic:nvPicPr>
                  <pic:blipFill>
                    <a:blip r:embed="rId16"/>
                    <a:srcRect b="6400" l="0" r="0" t="320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Question 7:</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Important Note: 7.1 has a different answer depending on if int64_t aligns on 8 bytes, or 4 bytes. I believe the intended answer is that it aligns on 4 bytes, since there is no load double word instruction; thus, it would not make sense to align on anything more than 4 bytes. However, the lab slides say that structs should be aligned with the size of the largest element, which in this case is 8 bytes. Furthermore, if int64_t aligns on 8 bytes, the provided table is one row too short to fit all the padding.</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rPr/>
      </w:pPr>
      <w:bookmarkStart w:colFirst="0" w:colLast="0" w:name="_tqgwmdje70zz" w:id="22"/>
      <w:bookmarkEnd w:id="22"/>
      <w:r w:rsidDel="00000000" w:rsidR="00000000" w:rsidRPr="00000000">
        <w:rPr>
          <w:rtl w:val="0"/>
        </w:rPr>
        <w:t xml:space="preserve">Q7.1</w:t>
      </w:r>
    </w:p>
    <w:p w:rsidR="00000000" w:rsidDel="00000000" w:rsidP="00000000" w:rsidRDefault="00000000" w:rsidRPr="00000000" w14:paraId="000000EA">
      <w:pPr>
        <w:pStyle w:val="Heading3"/>
        <w:rPr/>
      </w:pPr>
      <w:bookmarkStart w:colFirst="0" w:colLast="0" w:name="_jvcbq4yom4n4" w:id="23"/>
      <w:bookmarkEnd w:id="23"/>
      <w:r w:rsidDel="00000000" w:rsidR="00000000" w:rsidRPr="00000000">
        <w:rPr>
          <w:rtl w:val="0"/>
        </w:rPr>
        <w:t xml:space="preserve">If we assume that int64_t must be aligned on 4 bytes:</w:t>
      </w:r>
    </w:p>
    <w:tbl>
      <w:tblPr>
        <w:tblStyle w:val="Table1"/>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95"/>
        <w:tblGridChange w:id="0">
          <w:tblGrid>
            <w:gridCol w:w="1800"/>
            <w:gridCol w:w="1800"/>
            <w:gridCol w:w="1800"/>
            <w:gridCol w:w="180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Starting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0xBE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0xEF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0x2D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0x6F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0x1000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0x14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rPr>
            </w:pPr>
            <w:r w:rsidDel="00000000" w:rsidR="00000000" w:rsidRPr="00000000">
              <w:rPr>
                <w:b w:val="1"/>
                <w:rtl w:val="0"/>
              </w:rPr>
              <w:t xml:space="preserve">0x1004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0x13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0xB9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0xCF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rPr>
            </w:pPr>
            <w:r w:rsidDel="00000000" w:rsidR="00000000" w:rsidRPr="00000000">
              <w:rPr>
                <w:b w:val="1"/>
                <w:rtl w:val="0"/>
              </w:rPr>
              <w:t xml:space="preserve">0x1008</w:t>
            </w:r>
          </w:p>
        </w:tc>
      </w:tr>
      <w:tr>
        <w:trPr>
          <w:cantSplit w:val="0"/>
          <w:trHeight w:val="27.978515625" w:hRule="atLeast"/>
          <w:tblHeader w:val="0"/>
          <w:trPrChange w:author="Aaryan Potdar" w:id="6" w:date="2024-02-14T18:21:59Z">
            <w:trPr>
              <w:cantSplit w:val="0"/>
              <w:tblHeader w:val="0"/>
            </w:trPr>
          </w:trPrChange>
        </w:trPr>
        <w:tc>
          <w:tcPr>
            <w:shd w:fill="auto" w:val="clear"/>
            <w:tcMar>
              <w:top w:w="100.0" w:type="dxa"/>
              <w:left w:w="100.0" w:type="dxa"/>
              <w:bottom w:w="100.0" w:type="dxa"/>
              <w:right w:w="100.0" w:type="dxa"/>
            </w:tcMar>
            <w:vAlign w:val="top"/>
            <w:tcPrChange w:author="Aaryan Potdar" w:id="6" w:date="2024-02-14T18:21:5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FF">
            <w:pPr>
              <w:widowControl w:val="0"/>
              <w:spacing w:line="240" w:lineRule="auto"/>
              <w:rPr/>
            </w:pPr>
            <w:r w:rsidDel="00000000" w:rsidR="00000000" w:rsidRPr="00000000">
              <w:rPr>
                <w:rtl w:val="0"/>
              </w:rPr>
              <w:t xml:space="preserve">0x24</w:t>
            </w:r>
          </w:p>
        </w:tc>
        <w:tc>
          <w:tcPr>
            <w:shd w:fill="auto" w:val="clear"/>
            <w:tcMar>
              <w:top w:w="100.0" w:type="dxa"/>
              <w:left w:w="100.0" w:type="dxa"/>
              <w:bottom w:w="100.0" w:type="dxa"/>
              <w:right w:w="100.0" w:type="dxa"/>
            </w:tcMar>
            <w:vAlign w:val="top"/>
            <w:tcPrChange w:author="Aaryan Potdar" w:id="6" w:date="2024-02-14T18:21:5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0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Change w:author="Aaryan Potdar" w:id="6" w:date="2024-02-14T18:21:5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01">
            <w:pPr>
              <w:widowControl w:val="0"/>
              <w:spacing w:line="240" w:lineRule="auto"/>
              <w:rPr/>
            </w:pPr>
            <w:r w:rsidDel="00000000" w:rsidR="00000000" w:rsidRPr="00000000">
              <w:rPr>
                <w:rtl w:val="0"/>
              </w:rPr>
              <w:t xml:space="preserve">0x0C</w:t>
            </w:r>
          </w:p>
        </w:tc>
        <w:tc>
          <w:tcPr>
            <w:shd w:fill="auto" w:val="clear"/>
            <w:tcMar>
              <w:top w:w="100.0" w:type="dxa"/>
              <w:left w:w="100.0" w:type="dxa"/>
              <w:bottom w:w="100.0" w:type="dxa"/>
              <w:right w:w="100.0" w:type="dxa"/>
            </w:tcMar>
            <w:vAlign w:val="top"/>
            <w:tcPrChange w:author="Aaryan Potdar" w:id="6" w:date="2024-02-14T18:21:5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02">
            <w:pPr>
              <w:widowControl w:val="0"/>
              <w:spacing w:line="240" w:lineRule="auto"/>
              <w:rPr/>
            </w:pPr>
            <w:r w:rsidDel="00000000" w:rsidR="00000000" w:rsidRPr="00000000">
              <w:rPr>
                <w:rtl w:val="0"/>
              </w:rPr>
              <w:t xml:space="preserve">0x67</w:t>
            </w:r>
          </w:p>
        </w:tc>
        <w:tc>
          <w:tcPr>
            <w:shd w:fill="auto" w:val="clear"/>
            <w:tcMar>
              <w:top w:w="100.0" w:type="dxa"/>
              <w:left w:w="100.0" w:type="dxa"/>
              <w:bottom w:w="100.0" w:type="dxa"/>
              <w:right w:w="100.0" w:type="dxa"/>
            </w:tcMar>
            <w:vAlign w:val="top"/>
            <w:tcPrChange w:author="Aaryan Potdar" w:id="6" w:date="2024-02-14T18:21:5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0x100C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rPr>
            </w:pPr>
            <w:r w:rsidDel="00000000" w:rsidR="00000000" w:rsidRPr="00000000">
              <w:rPr>
                <w:b w:val="1"/>
                <w:rtl w:val="0"/>
              </w:rPr>
              <w:t xml:space="preserve">0x1010</w:t>
            </w:r>
          </w:p>
        </w:tc>
      </w:tr>
    </w:tbl>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pStyle w:val="Heading3"/>
        <w:rPr/>
      </w:pPr>
      <w:bookmarkStart w:colFirst="0" w:colLast="0" w:name="_pk5qnb9ob2o1" w:id="24"/>
      <w:bookmarkEnd w:id="24"/>
      <w:r w:rsidDel="00000000" w:rsidR="00000000" w:rsidRPr="00000000">
        <w:rPr>
          <w:rtl w:val="0"/>
        </w:rPr>
        <w:t xml:space="preserve">If we assume that int64_t must be aligned on 8 bytes:</w:t>
      </w:r>
      <w:r w:rsidDel="00000000" w:rsidR="00000000" w:rsidRPr="00000000">
        <w:rPr>
          <w:rtl w:val="0"/>
        </w:rPr>
      </w:r>
    </w:p>
    <w:tbl>
      <w:tblPr>
        <w:tblStyle w:val="Table2"/>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95"/>
        <w:tblGridChange w:id="0">
          <w:tblGrid>
            <w:gridCol w:w="1800"/>
            <w:gridCol w:w="1800"/>
            <w:gridCol w:w="1800"/>
            <w:gridCol w:w="180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rPr>
            </w:pPr>
            <w:r w:rsidDel="00000000" w:rsidR="00000000" w:rsidRPr="00000000">
              <w:rPr>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rPr>
            </w:pPr>
            <w:r w:rsidDel="00000000" w:rsidR="00000000" w:rsidRPr="00000000">
              <w:rPr>
                <w:b w:val="1"/>
                <w:rtl w:val="0"/>
              </w:rPr>
              <w:t xml:space="preserve">Starting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0xBE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0xEF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0x2D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0x6F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0x1000</w:t>
            </w:r>
          </w:p>
        </w:tc>
      </w:tr>
      <w:tr>
        <w:trPr>
          <w:cantSplit w:val="0"/>
          <w:trHeight w:val="22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1"/>
              </w:rPr>
            </w:pPr>
            <w:r w:rsidDel="00000000" w:rsidR="00000000" w:rsidRPr="00000000">
              <w:rPr>
                <w:b w:val="1"/>
                <w:rtl w:val="0"/>
              </w:rPr>
              <w:t xml:space="preserve">0x1004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0x14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b w:val="1"/>
              </w:rPr>
            </w:pPr>
            <w:r w:rsidDel="00000000" w:rsidR="00000000" w:rsidRPr="00000000">
              <w:rPr>
                <w:b w:val="1"/>
                <w:rtl w:val="0"/>
              </w:rPr>
              <w:t xml:space="preserve">0x1008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0x13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0xB9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0xCF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0x100C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0x0C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0x67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1"/>
              </w:rPr>
            </w:pPr>
            <w:r w:rsidDel="00000000" w:rsidR="00000000" w:rsidRPr="00000000">
              <w:rPr>
                <w:b w:val="1"/>
                <w:rtl w:val="0"/>
              </w:rPr>
              <w:t xml:space="preserve">0x1010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0x1014</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51ol9lnq69p3" w:id="25"/>
      <w:bookmarkEnd w:id="25"/>
      <w:r w:rsidDel="00000000" w:rsidR="00000000" w:rsidRPr="00000000">
        <w:rPr>
          <w:rtl w:val="0"/>
        </w:rPr>
      </w:r>
    </w:p>
    <w:p w:rsidR="00000000" w:rsidDel="00000000" w:rsidP="00000000" w:rsidRDefault="00000000" w:rsidRPr="00000000" w14:paraId="00000130">
      <w:pPr>
        <w:pStyle w:val="Heading2"/>
        <w:rPr/>
      </w:pPr>
      <w:bookmarkStart w:colFirst="0" w:colLast="0" w:name="_ym3058z7k4b7" w:id="26"/>
      <w:bookmarkEnd w:id="26"/>
      <w:r w:rsidDel="00000000" w:rsidR="00000000" w:rsidRPr="00000000">
        <w:rPr>
          <w:rtl w:val="0"/>
        </w:rPr>
      </w:r>
    </w:p>
    <w:p w:rsidR="00000000" w:rsidDel="00000000" w:rsidP="00000000" w:rsidRDefault="00000000" w:rsidRPr="00000000" w14:paraId="00000131">
      <w:pPr>
        <w:pStyle w:val="Heading3"/>
        <w:rPr/>
      </w:pPr>
      <w:bookmarkStart w:colFirst="0" w:colLast="0" w:name="_wf7nji814qs3" w:id="27"/>
      <w:bookmarkEnd w:id="27"/>
      <w:r w:rsidDel="00000000" w:rsidR="00000000" w:rsidRPr="00000000">
        <w:rPr>
          <w:rtl w:val="0"/>
        </w:rPr>
        <w:t xml:space="preserve">Q7.2</w:t>
      </w:r>
    </w:p>
    <w:p w:rsidR="00000000" w:rsidDel="00000000" w:rsidP="00000000" w:rsidRDefault="00000000" w:rsidRPr="00000000" w14:paraId="00000132">
      <w:pPr>
        <w:pStyle w:val="Heading3"/>
        <w:rPr/>
      </w:pPr>
      <w:bookmarkStart w:colFirst="0" w:colLast="0" w:name="_7nt7ujh130tt" w:id="28"/>
      <w:bookmarkEnd w:id="28"/>
      <w:r w:rsidDel="00000000" w:rsidR="00000000" w:rsidRPr="00000000">
        <w:rPr>
          <w:rtl w:val="0"/>
        </w:rPr>
        <w:t xml:space="preserve">If we assume that int64_t must be aligned on 4 bytes:</w:t>
      </w:r>
    </w:p>
    <w:p w:rsidR="00000000" w:rsidDel="00000000" w:rsidP="00000000" w:rsidRDefault="00000000" w:rsidRPr="00000000" w14:paraId="00000133">
      <w:pPr>
        <w:rPr/>
      </w:pPr>
      <w:r w:rsidDel="00000000" w:rsidR="00000000" w:rsidRPr="00000000">
        <w:rPr>
          <w:rtl w:val="0"/>
        </w:rPr>
        <w:t xml:space="preserve">R1 = </w:t>
      </w:r>
      <w:commentRangeStart w:id="17"/>
      <w:commentRangeStart w:id="18"/>
      <w:r w:rsidDel="00000000" w:rsidR="00000000" w:rsidRPr="00000000">
        <w:rPr>
          <w:rtl w:val="0"/>
        </w:rPr>
        <w:t xml:space="preserve">0x1324B9CF</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rPr/>
      </w:pPr>
      <w:bookmarkStart w:colFirst="0" w:colLast="0" w:name="_o0awxppfbuik" w:id="29"/>
      <w:bookmarkEnd w:id="29"/>
      <w:r w:rsidDel="00000000" w:rsidR="00000000" w:rsidRPr="00000000">
        <w:rPr>
          <w:rtl w:val="0"/>
        </w:rPr>
        <w:t xml:space="preserve">If we assume that int64_t must be aligned on 8 bytes:</w:t>
      </w:r>
    </w:p>
    <w:p w:rsidR="00000000" w:rsidDel="00000000" w:rsidP="00000000" w:rsidRDefault="00000000" w:rsidRPr="00000000" w14:paraId="00000136">
      <w:pPr>
        <w:rPr/>
      </w:pPr>
      <w:r w:rsidDel="00000000" w:rsidR="00000000" w:rsidRPr="00000000">
        <w:rPr>
          <w:rtl w:val="0"/>
        </w:rPr>
        <w:t xml:space="preserve">R1 = 0x02142024</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rPr/>
      </w:pPr>
      <w:bookmarkStart w:colFirst="0" w:colLast="0" w:name="_pku4fjg2gge6" w:id="30"/>
      <w:bookmarkEnd w:id="30"/>
      <w:r w:rsidDel="00000000" w:rsidR="00000000" w:rsidRPr="00000000">
        <w:rPr>
          <w:rtl w:val="0"/>
        </w:rPr>
        <w:t xml:space="preserve">Q7.3</w:t>
      </w:r>
    </w:p>
    <w:p w:rsidR="00000000" w:rsidDel="00000000" w:rsidP="00000000" w:rsidRDefault="00000000" w:rsidRPr="00000000" w14:paraId="00000139">
      <w:pPr>
        <w:pStyle w:val="Heading3"/>
        <w:rPr/>
      </w:pPr>
      <w:bookmarkStart w:colFirst="0" w:colLast="0" w:name="_rq25m6jd13ze" w:id="31"/>
      <w:bookmarkEnd w:id="31"/>
      <w:r w:rsidDel="00000000" w:rsidR="00000000" w:rsidRPr="00000000">
        <w:rPr>
          <w:rtl w:val="0"/>
        </w:rPr>
        <w:t xml:space="preserve">If we assume that int64_t must be aligned on 4 bytes:</w:t>
      </w:r>
    </w:p>
    <w:p w:rsidR="00000000" w:rsidDel="00000000" w:rsidP="00000000" w:rsidRDefault="00000000" w:rsidRPr="00000000" w14:paraId="0000013A">
      <w:pPr>
        <w:rPr/>
      </w:pPr>
      <w:r w:rsidDel="00000000" w:rsidR="00000000" w:rsidRPr="00000000">
        <w:rPr>
          <w:rtl w:val="0"/>
        </w:rPr>
        <w:t xml:space="preserve">There is no </w:t>
      </w:r>
      <w:commentRangeStart w:id="19"/>
      <w:commentRangeStart w:id="20"/>
      <w:r w:rsidDel="00000000" w:rsidR="00000000" w:rsidRPr="00000000">
        <w:rPr>
          <w:rtl w:val="0"/>
        </w:rPr>
        <w:t xml:space="preserve">change</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w:t>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pStyle w:val="Heading3"/>
        <w:rPr/>
      </w:pPr>
      <w:bookmarkStart w:colFirst="0" w:colLast="0" w:name="_1f2d4ik243jx" w:id="32"/>
      <w:bookmarkEnd w:id="32"/>
      <w:r w:rsidDel="00000000" w:rsidR="00000000" w:rsidRPr="00000000">
        <w:rPr>
          <w:rtl w:val="0"/>
        </w:rPr>
        <w:t xml:space="preserve">If we assume that int64_t must be aligned on 8 bytes:</w:t>
      </w:r>
    </w:p>
    <w:p w:rsidR="00000000" w:rsidDel="00000000" w:rsidP="00000000" w:rsidRDefault="00000000" w:rsidRPr="00000000" w14:paraId="0000013D">
      <w:pPr>
        <w:rPr/>
      </w:pPr>
      <w:r w:rsidDel="00000000" w:rsidR="00000000" w:rsidRPr="00000000">
        <w:rPr>
          <w:rtl w:val="0"/>
        </w:rPr>
        <w:t xml:space="preserve">struct x {</w:t>
      </w:r>
    </w:p>
    <w:p w:rsidR="00000000" w:rsidDel="00000000" w:rsidP="00000000" w:rsidRDefault="00000000" w:rsidRPr="00000000" w14:paraId="0000013E">
      <w:pPr>
        <w:rPr>
          <w:ins w:author="" w:id="7"/>
        </w:rPr>
      </w:pPr>
      <w:r w:rsidDel="00000000" w:rsidR="00000000" w:rsidRPr="00000000">
        <w:rPr>
          <w:rtl w:val="0"/>
        </w:rPr>
        <w:tab/>
        <w:t xml:space="preserve">int64_t b;</w:t>
      </w:r>
      <w:ins w:author="" w:id="7">
        <w:r w:rsidDel="00000000" w:rsidR="00000000" w:rsidRPr="00000000">
          <w:rPr>
            <w:rtl w:val="0"/>
          </w:rPr>
        </w:r>
      </w:ins>
    </w:p>
    <w:p w:rsidR="00000000" w:rsidDel="00000000" w:rsidP="00000000" w:rsidRDefault="00000000" w:rsidRPr="00000000" w14:paraId="0000013F">
      <w:pPr>
        <w:rPr>
          <w:ins w:author="" w:id="7"/>
        </w:rPr>
      </w:pPr>
      <w:ins w:author="" w:id="7">
        <w:r w:rsidDel="00000000" w:rsidR="00000000" w:rsidRPr="00000000">
          <w:rPr>
            <w:rtl w:val="0"/>
          </w:rPr>
          <w:tab/>
          <w:t xml:space="preserve">int a;</w:t>
        </w:r>
      </w:ins>
    </w:p>
    <w:p w:rsidR="00000000" w:rsidDel="00000000" w:rsidP="00000000" w:rsidRDefault="00000000" w:rsidRPr="00000000" w14:paraId="00000140">
      <w:pPr>
        <w:rPr>
          <w:ins w:author="" w:id="7"/>
        </w:rPr>
      </w:pPr>
      <w:ins w:author="" w:id="7">
        <w:r w:rsidDel="00000000" w:rsidR="00000000" w:rsidRPr="00000000">
          <w:rPr>
            <w:rtl w:val="0"/>
          </w:rPr>
          <w:tab/>
          <w:t xml:space="preserve">short e[1];</w:t>
        </w:r>
      </w:ins>
    </w:p>
    <w:p w:rsidR="00000000" w:rsidDel="00000000" w:rsidP="00000000" w:rsidRDefault="00000000" w:rsidRPr="00000000" w14:paraId="00000141">
      <w:pPr>
        <w:rPr>
          <w:ins w:author="" w:id="7"/>
        </w:rPr>
      </w:pPr>
      <w:ins w:author="" w:id="7">
        <w:r w:rsidDel="00000000" w:rsidR="00000000" w:rsidRPr="00000000">
          <w:rPr>
            <w:rtl w:val="0"/>
          </w:rPr>
          <w:tab/>
          <w:t xml:space="preserve">char d;</w:t>
        </w:r>
      </w:ins>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Doing this way will yield the following table:</w:t>
      </w:r>
    </w:p>
    <w:tbl>
      <w:tblPr>
        <w:tblStyle w:val="Table3"/>
        <w:tblW w:w="91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800"/>
        <w:gridCol w:w="1800"/>
        <w:gridCol w:w="1995"/>
        <w:tblGridChange w:id="0">
          <w:tblGrid>
            <w:gridCol w:w="1800"/>
            <w:gridCol w:w="1800"/>
            <w:gridCol w:w="1800"/>
            <w:gridCol w:w="1800"/>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Starting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0xB9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0xCF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0x1004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0xBE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0x2D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0x6F</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0x1008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Courier New" w:cs="Courier New" w:eastAsia="Courier New" w:hAnsi="Courier New"/>
                <w:sz w:val="24"/>
                <w:szCs w:val="24"/>
              </w:rPr>
            </w:pPr>
            <w:commentRangeStart w:id="21"/>
            <w:commentRangeStart w:id="22"/>
            <w:commentRangeStart w:id="23"/>
            <w:r w:rsidDel="00000000" w:rsidR="00000000" w:rsidRPr="00000000">
              <w:rPr>
                <w:rFonts w:ascii="Courier New" w:cs="Courier New" w:eastAsia="Courier New" w:hAnsi="Courier New"/>
                <w:sz w:val="24"/>
                <w:szCs w:val="24"/>
                <w:rtl w:val="0"/>
              </w:rPr>
              <w:t xml:space="preserve">0x24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ourier New" w:cs="Courier New" w:eastAsia="Courier New" w:hAnsi="Courier New"/>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0x0C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0x67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ourier New" w:cs="Courier New" w:eastAsia="Courier New" w:hAnsi="Courier New"/>
                <w:sz w:val="24"/>
                <w:szCs w:val="24"/>
              </w:rPr>
            </w:pPr>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r w:rsidDel="00000000" w:rsidR="00000000" w:rsidRPr="00000000">
              <w:rPr>
                <w:rFonts w:ascii="Courier New" w:cs="Courier New" w:eastAsia="Courier New" w:hAnsi="Courier New"/>
                <w:sz w:val="24"/>
                <w:szCs w:val="24"/>
                <w:rtl w:val="0"/>
              </w:rPr>
              <w:t xml:space="preserve">0x100C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ourier New" w:cs="Courier New" w:eastAsia="Courier New" w:hAnsi="Courier New"/>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ourier New" w:cs="Courier New" w:eastAsia="Courier New" w:hAnsi="Courier New"/>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ourier New" w:cs="Courier New" w:eastAsia="Courier New" w:hAnsi="Courier New"/>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ourier New" w:cs="Courier New" w:eastAsia="Courier New" w:hAnsi="Courier New"/>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16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rPr/>
      </w:pPr>
      <w:bookmarkStart w:colFirst="0" w:colLast="0" w:name="_47sjcypgazbp" w:id="33"/>
      <w:bookmarkEnd w:id="33"/>
      <w:r w:rsidDel="00000000" w:rsidR="00000000" w:rsidRPr="00000000">
        <w:rPr>
          <w:rtl w:val="0"/>
        </w:rPr>
        <w:t xml:space="preserve">Q7.4</w:t>
      </w:r>
    </w:p>
    <w:p w:rsidR="00000000" w:rsidDel="00000000" w:rsidP="00000000" w:rsidRDefault="00000000" w:rsidRPr="00000000" w14:paraId="00000168">
      <w:pPr>
        <w:pStyle w:val="Heading2"/>
        <w:rPr/>
      </w:pPr>
      <w:bookmarkStart w:colFirst="0" w:colLast="0" w:name="_47sjcypgazbp" w:id="33"/>
      <w:bookmarkEnd w:id="33"/>
      <w:r w:rsidDel="00000000" w:rsidR="00000000" w:rsidRPr="00000000">
        <w:rPr>
          <w:rtl w:val="0"/>
        </w:rPr>
      </w:r>
    </w:p>
    <w:p w:rsidR="00000000" w:rsidDel="00000000" w:rsidP="00000000" w:rsidRDefault="00000000" w:rsidRPr="00000000" w14:paraId="00000169">
      <w:pPr>
        <w:pStyle w:val="Heading3"/>
        <w:rPr/>
      </w:pPr>
      <w:bookmarkStart w:colFirst="0" w:colLast="0" w:name="_jkibxbdjhzv3" w:id="34"/>
      <w:bookmarkEnd w:id="34"/>
      <w:r w:rsidDel="00000000" w:rsidR="00000000" w:rsidRPr="00000000">
        <w:rPr>
          <w:rtl w:val="0"/>
        </w:rPr>
        <w:t xml:space="preserve">If we assume that int64_t must be aligned on 4 bytes:</w:t>
      </w:r>
    </w:p>
    <w:p w:rsidR="00000000" w:rsidDel="00000000" w:rsidP="00000000" w:rsidRDefault="00000000" w:rsidRPr="00000000" w14:paraId="0000016A">
      <w:pPr>
        <w:rPr/>
      </w:pPr>
      <w:r w:rsidDel="00000000" w:rsidR="00000000" w:rsidRPr="00000000">
        <w:rPr>
          <w:rtl w:val="0"/>
        </w:rPr>
        <w:t xml:space="preserve">Rearranging the struct saves 0 bytes, since the compiler must add padding.</w:t>
      </w:r>
      <w:r w:rsidDel="00000000" w:rsidR="00000000" w:rsidRPr="00000000">
        <w:rPr>
          <w:rtl w:val="0"/>
        </w:rPr>
      </w:r>
    </w:p>
    <w:p w:rsidR="00000000" w:rsidDel="00000000" w:rsidP="00000000" w:rsidRDefault="00000000" w:rsidRPr="00000000" w14:paraId="0000016B">
      <w:pPr>
        <w:rPr/>
      </w:pPr>
      <w:commentRangeStart w:id="24"/>
      <w:r w:rsidDel="00000000" w:rsidR="00000000" w:rsidRPr="00000000">
        <w:rPr>
          <w:rtl w:val="0"/>
        </w:rPr>
        <w:t xml:space="preserve">You could argue that this saves 1 byte.</w:t>
      </w:r>
      <w:commentRangeEnd w:id="24"/>
      <w:r w:rsidDel="00000000" w:rsidR="00000000" w:rsidRPr="00000000">
        <w:commentReference w:id="24"/>
      </w:r>
      <w:r w:rsidDel="00000000" w:rsidR="00000000" w:rsidRPr="00000000">
        <w:rPr>
          <w:rtl w:val="0"/>
        </w:rPr>
        <w:t xml:space="preserve"> However, since padding is necessary to make sure </w:t>
      </w:r>
      <w:r w:rsidDel="00000000" w:rsidR="00000000" w:rsidRPr="00000000">
        <w:rPr>
          <w:rtl w:val="0"/>
        </w:rPr>
        <w:t xml:space="preserve">any following data is word-aligned</w:t>
      </w:r>
      <w:r w:rsidDel="00000000" w:rsidR="00000000" w:rsidRPr="00000000">
        <w:rPr>
          <w:rtl w:val="0"/>
        </w:rPr>
        <w:t xml:space="preserve">, this is not the case. Due to the padding, the given struct is already optimal.</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There is a case to be made that the given struct not only has optimal space usage, but also has the best readability/ease of debugging. By putting the array at the end, out-of-bounds errors are more likely to cause segmentation faults, allowing errors to be found and fixed faster.</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pStyle w:val="Heading3"/>
        <w:rPr/>
      </w:pPr>
      <w:bookmarkStart w:colFirst="0" w:colLast="0" w:name="_w7nmky9fy7r" w:id="35"/>
      <w:bookmarkEnd w:id="35"/>
      <w:r w:rsidDel="00000000" w:rsidR="00000000" w:rsidRPr="00000000">
        <w:rPr>
          <w:rtl w:val="0"/>
        </w:rPr>
        <w:t xml:space="preserve">If we assume that int64_t must be aligned on 8 </w:t>
      </w:r>
      <w:commentRangeStart w:id="25"/>
      <w:commentRangeStart w:id="26"/>
      <w:commentRangeStart w:id="27"/>
      <w:r w:rsidDel="00000000" w:rsidR="00000000" w:rsidRPr="00000000">
        <w:rPr>
          <w:rtl w:val="0"/>
        </w:rPr>
        <w:t xml:space="preserve">bytes</w:t>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t xml:space="preserve">:</w:t>
      </w:r>
    </w:p>
    <w:p w:rsidR="00000000" w:rsidDel="00000000" w:rsidP="00000000" w:rsidRDefault="00000000" w:rsidRPr="00000000" w14:paraId="00000170">
      <w:pPr>
        <w:rPr/>
      </w:pPr>
      <w:r w:rsidDel="00000000" w:rsidR="00000000" w:rsidRPr="00000000">
        <w:rPr>
          <w:rtl w:val="0"/>
        </w:rPr>
        <w:t xml:space="preserve">Rearranging the struct saves </w:t>
      </w:r>
      <w:commentRangeStart w:id="28"/>
      <w:commentRangeStart w:id="29"/>
      <w:commentRangeStart w:id="30"/>
      <w:commentRangeStart w:id="31"/>
      <w:commentRangeStart w:id="32"/>
      <w:commentRangeStart w:id="33"/>
      <w:commentRangeStart w:id="34"/>
      <w:commentRangeStart w:id="35"/>
      <w:r w:rsidDel="00000000" w:rsidR="00000000" w:rsidRPr="00000000">
        <w:rPr>
          <w:rtl w:val="0"/>
        </w:rPr>
        <w:t xml:space="preserve">8 bytes</w:t>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commentRangeEnd w:id="31"/>
      <w:r w:rsidDel="00000000" w:rsidR="00000000" w:rsidRPr="00000000">
        <w:commentReference w:id="31"/>
      </w:r>
      <w:commentRangeEnd w:id="32"/>
      <w:r w:rsidDel="00000000" w:rsidR="00000000" w:rsidRPr="00000000">
        <w:commentReference w:id="32"/>
      </w:r>
      <w:commentRangeEnd w:id="33"/>
      <w:r w:rsidDel="00000000" w:rsidR="00000000" w:rsidRPr="00000000">
        <w:commentReference w:id="33"/>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t xml:space="preserve">. Since structs must be aligned with the largest data type inside (in this case, int64_t with an alignment of 8 bytes), the size of the struct is 24 bytes (9 bytes of padding). By rearranging the int, short[], and char to be in the same 8 byte “chunk,” we can get rid of 8 bytes of padding, bringing the total size down to 16 bytes.</w:t>
      </w:r>
    </w:p>
    <w:p w:rsidR="00000000" w:rsidDel="00000000" w:rsidP="00000000" w:rsidRDefault="00000000" w:rsidRPr="00000000" w14:paraId="00000171">
      <w:pPr>
        <w:rPr/>
      </w:pP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pPr>
      <w:bookmarkStart w:colFirst="0" w:colLast="0" w:name="_fy7aazy3ow64" w:id="36"/>
      <w:bookmarkEnd w:id="36"/>
      <w:r w:rsidDel="00000000" w:rsidR="00000000" w:rsidRPr="00000000">
        <w:rPr>
          <w:rtl w:val="0"/>
        </w:rPr>
        <w:t xml:space="preserve">Q8:</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drawing>
          <wp:inline distB="114300" distT="114300" distL="114300" distR="114300">
            <wp:extent cx="5731200" cy="61214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5731200" cy="2628900"/>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210 ps</w:t>
      </w:r>
    </w:p>
    <w:p w:rsidR="00000000" w:rsidDel="00000000" w:rsidP="00000000" w:rsidRDefault="00000000" w:rsidRPr="00000000" w14:paraId="00000178">
      <w:pPr>
        <w:rPr/>
      </w:pPr>
      <w:commentRangeStart w:id="36"/>
      <w:commentRangeStart w:id="37"/>
      <w:commentRangeStart w:id="38"/>
      <w:r w:rsidDel="00000000" w:rsidR="00000000" w:rsidRPr="00000000">
        <w:rPr>
          <w:rtl w:val="0"/>
        </w:rPr>
        <w:t xml:space="preserve">Trace a pretend </w:t>
      </w:r>
      <w:commentRangeEnd w:id="36"/>
      <w:r w:rsidDel="00000000" w:rsidR="00000000" w:rsidRPr="00000000">
        <w:commentReference w:id="36"/>
      </w:r>
      <w:commentRangeEnd w:id="37"/>
      <w:r w:rsidDel="00000000" w:rsidR="00000000" w:rsidRPr="00000000">
        <w:commentReference w:id="37"/>
      </w:r>
      <w:commentRangeEnd w:id="38"/>
      <w:r w:rsidDel="00000000" w:rsidR="00000000" w:rsidRPr="00000000">
        <w:commentReference w:id="38"/>
      </w:r>
      <w:r w:rsidDel="00000000" w:rsidR="00000000" w:rsidRPr="00000000">
        <w:rPr>
          <w:rtl w:val="0"/>
        </w:rPr>
        <w:t xml:space="preserve">instruction that takes the max possible time. (There’s also a rising edge 5, but I made a whoopsie the first time around and we don’t have room for it.) 5 rising edges means we have 4 cycles.</w:t>
      </w:r>
    </w:p>
    <w:p w:rsidR="00000000" w:rsidDel="00000000" w:rsidP="00000000" w:rsidRDefault="00000000" w:rsidRPr="00000000" w14:paraId="00000179">
      <w:pPr>
        <w:rPr/>
      </w:pPr>
      <w:r w:rsidDel="00000000" w:rsidR="00000000" w:rsidRPr="00000000">
        <w:rPr>
          <w:rtl w:val="0"/>
        </w:rPr>
      </w:r>
    </w:p>
    <w:tbl>
      <w:tblPr>
        <w:tblStyle w:val="Table4"/>
        <w:tblW w:w="10635.0" w:type="dxa"/>
        <w:jc w:val="left"/>
        <w:tblInd w:w="-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60"/>
        <w:gridCol w:w="2370"/>
        <w:gridCol w:w="495"/>
        <w:gridCol w:w="2190"/>
        <w:gridCol w:w="450"/>
        <w:gridCol w:w="1515"/>
        <w:gridCol w:w="420"/>
        <w:tblGridChange w:id="0">
          <w:tblGrid>
            <w:gridCol w:w="2535"/>
            <w:gridCol w:w="660"/>
            <w:gridCol w:w="2370"/>
            <w:gridCol w:w="495"/>
            <w:gridCol w:w="2190"/>
            <w:gridCol w:w="450"/>
            <w:gridCol w:w="1515"/>
            <w:gridCol w:w="42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Rising edge 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Rising edge 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tl w:val="0"/>
              </w:rPr>
              <w:t xml:space="preserve">Rising edge 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Rising edge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pPr>
            <w:commentRangeStart w:id="39"/>
            <w:commentRangeStart w:id="40"/>
            <w:commentRangeStart w:id="41"/>
            <w:commentRangeStart w:id="42"/>
            <w:r w:rsidDel="00000000" w:rsidR="00000000" w:rsidRPr="00000000">
              <w:rPr>
                <w:rtl w:val="0"/>
              </w:rPr>
              <w:t xml:space="preserve">PC updates</w:t>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commentRangeEnd w:id="42"/>
            <w:r w:rsidDel="00000000" w:rsidR="00000000" w:rsidRPr="00000000">
              <w:commentReference w:id="42"/>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pPr>
            <w:r w:rsidDel="00000000" w:rsidR="00000000" w:rsidRPr="00000000">
              <w:rPr>
                <w:rtl w:val="0"/>
              </w:rPr>
              <w:t xml:space="preserve">IR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A updates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 updates, </w:t>
            </w:r>
            <w:r w:rsidDel="00000000" w:rsidR="00000000" w:rsidRPr="00000000">
              <w:rPr>
                <w:rtl w:val="0"/>
              </w:rPr>
              <w:t xml:space="preserve">stabilizes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PC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IR stable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43"/>
            <w:commentRangeStart w:id="44"/>
            <w:commentRangeStart w:id="45"/>
            <w:r w:rsidDel="00000000" w:rsidR="00000000" w:rsidRPr="00000000">
              <w:rPr>
                <w:rtl w:val="0"/>
              </w:rPr>
              <w:t xml:space="preserve">MUX</w:t>
            </w:r>
            <w:commentRangeEnd w:id="43"/>
            <w:r w:rsidDel="00000000" w:rsidR="00000000" w:rsidRPr="00000000">
              <w:commentReference w:id="43"/>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t xml:space="preserve">, A </w:t>
            </w:r>
            <w:r w:rsidDel="00000000" w:rsidR="00000000" w:rsidRPr="00000000">
              <w:rPr>
                <w:rtl w:val="0"/>
              </w:rPr>
              <w:t xml:space="preserve">stabilizes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commentRangeStart w:id="46"/>
            <w:commentRangeStart w:id="47"/>
            <w:commentRangeStart w:id="48"/>
            <w:r w:rsidDel="00000000" w:rsidR="00000000" w:rsidRPr="00000000">
              <w:rPr>
                <w:rtl w:val="0"/>
              </w:rPr>
              <w:t xml:space="preserve">Wire from B to ALU</w:t>
            </w:r>
            <w:commentRangeEnd w:id="46"/>
            <w:r w:rsidDel="00000000" w:rsidR="00000000" w:rsidRPr="00000000">
              <w:commentReference w:id="46"/>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Wire from PC to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Wire from IR to 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Wire from MUX to SPRF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ALU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Memory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MUX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Read SPRF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Wire from ALU to SPRF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Wire from Memory to 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Wire from MUX to SPRF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Wire from SPRF to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Write SPRF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ins w:author="Chris Farrington" w:id="8" w:date="2024-02-14T00:16:35Z">
              <w:r w:rsidDel="00000000" w:rsidR="00000000" w:rsidRPr="00000000">
                <w:rPr>
                  <w:rtl w:val="0"/>
                </w:rPr>
                <w:t xml:space="preserve">3</w:t>
              </w:r>
            </w:ins>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Hold and setup 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Read SPRF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Hold and setup 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Wire from SPRF to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Hold and setup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Change w:author="Alex" w:id="9" w:date="2024-02-14T03:34:09Z">
            <w:trPr>
              <w:cantSplit w:val="0"/>
              <w:trHeight w:val="420" w:hRule="atLeast"/>
              <w:tblHeader w:val="0"/>
            </w:trPr>
          </w:trPrChange>
        </w:trPr>
        <w:tc>
          <w:tcPr>
            <w:gridSpan w:val="2"/>
            <w:shd w:fill="auto" w:val="clear"/>
            <w:tcMar>
              <w:top w:w="100.0" w:type="dxa"/>
              <w:left w:w="100.0" w:type="dxa"/>
              <w:bottom w:w="100.0" w:type="dxa"/>
              <w:right w:w="100.0" w:type="dxa"/>
            </w:tcMar>
            <w:vAlign w:val="top"/>
            <w:tcPrChange w:author="Alex" w:id="9" w:date="2024-02-14T03:34:0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Total: 210 ps</w:t>
            </w:r>
          </w:p>
        </w:tc>
        <w:tc>
          <w:tcPr>
            <w:gridSpan w:val="2"/>
            <w:shd w:fill="auto" w:val="clear"/>
            <w:tcMar>
              <w:top w:w="100.0" w:type="dxa"/>
              <w:left w:w="100.0" w:type="dxa"/>
              <w:bottom w:w="100.0" w:type="dxa"/>
              <w:right w:w="100.0" w:type="dxa"/>
            </w:tcMar>
            <w:vAlign w:val="top"/>
            <w:tcPrChange w:author="Alex" w:id="9" w:date="2024-02-14T03:34:0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CC">
            <w:pPr>
              <w:widowControl w:val="0"/>
              <w:spacing w:line="240" w:lineRule="auto"/>
              <w:jc w:val="right"/>
              <w:rPr/>
            </w:pPr>
            <w:r w:rsidDel="00000000" w:rsidR="00000000" w:rsidRPr="00000000">
              <w:rPr>
                <w:rtl w:val="0"/>
              </w:rPr>
              <w:t xml:space="preserve">Total: 17 ps</w:t>
            </w:r>
          </w:p>
        </w:tc>
        <w:tc>
          <w:tcPr>
            <w:gridSpan w:val="2"/>
            <w:shd w:fill="auto" w:val="clear"/>
            <w:tcMar>
              <w:top w:w="100.0" w:type="dxa"/>
              <w:left w:w="100.0" w:type="dxa"/>
              <w:bottom w:w="100.0" w:type="dxa"/>
              <w:right w:w="100.0" w:type="dxa"/>
            </w:tcMar>
            <w:vAlign w:val="top"/>
            <w:tcPrChange w:author="Alex" w:id="9" w:date="2024-02-14T03:34:0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Total: 13 ps</w:t>
            </w:r>
          </w:p>
        </w:tc>
        <w:tc>
          <w:tcPr>
            <w:gridSpan w:val="2"/>
            <w:shd w:fill="auto" w:val="clear"/>
            <w:tcMar>
              <w:top w:w="100.0" w:type="dxa"/>
              <w:left w:w="100.0" w:type="dxa"/>
              <w:bottom w:w="100.0" w:type="dxa"/>
              <w:right w:w="100.0" w:type="dxa"/>
            </w:tcMar>
            <w:vAlign w:val="top"/>
            <w:tcPrChange w:author="Alex" w:id="9" w:date="2024-02-14T03:34:09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commentRangeStart w:id="49"/>
            <w:commentRangeStart w:id="50"/>
            <w:commentRangeStart w:id="51"/>
            <w:commentRangeStart w:id="52"/>
            <w:commentRangeStart w:id="53"/>
            <w:r w:rsidDel="00000000" w:rsidR="00000000" w:rsidRPr="00000000">
              <w:rPr>
                <w:rtl w:val="0"/>
              </w:rPr>
              <w:t xml:space="preserve">Total: 12(+</w:t>
            </w:r>
            <w:commentRangeStart w:id="54"/>
            <w:r w:rsidDel="00000000" w:rsidR="00000000" w:rsidRPr="00000000">
              <w:rPr>
                <w:rtl w:val="0"/>
              </w:rPr>
              <w:t xml:space="preserve">4</w:t>
            </w:r>
            <w:commentRangeEnd w:id="54"/>
            <w:r w:rsidDel="00000000" w:rsidR="00000000" w:rsidRPr="00000000">
              <w:commentReference w:id="54"/>
            </w:r>
            <w:r w:rsidDel="00000000" w:rsidR="00000000" w:rsidRPr="00000000">
              <w:rPr>
                <w:rtl w:val="0"/>
              </w:rPr>
              <w:t xml:space="preserve">) ps</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righ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r>
          </w:p>
        </w:tc>
      </w:tr>
    </w:tbl>
    <w:p w:rsidR="00000000" w:rsidDel="00000000" w:rsidP="00000000" w:rsidRDefault="00000000" w:rsidRPr="00000000" w14:paraId="000001DA">
      <w:pPr>
        <w:rPr/>
      </w:pPr>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1"/>
        <w:rPr/>
      </w:pPr>
      <w:bookmarkStart w:colFirst="0" w:colLast="0" w:name="_6xjcv3sx6uk4" w:id="37"/>
      <w:bookmarkEnd w:id="37"/>
      <w:r w:rsidDel="00000000" w:rsidR="00000000" w:rsidRPr="00000000">
        <w:rPr>
          <w:rtl w:val="0"/>
        </w:rPr>
      </w:r>
    </w:p>
    <w:p w:rsidR="00000000" w:rsidDel="00000000" w:rsidP="00000000" w:rsidRDefault="00000000" w:rsidRPr="00000000" w14:paraId="000001DC">
      <w:pPr>
        <w:pStyle w:val="Heading1"/>
        <w:rPr/>
      </w:pPr>
      <w:bookmarkStart w:colFirst="0" w:colLast="0" w:name="_4ym92vc7am8o" w:id="38"/>
      <w:bookmarkEnd w:id="38"/>
      <w:r w:rsidDel="00000000" w:rsidR="00000000" w:rsidRPr="00000000">
        <w:rPr>
          <w:rtl w:val="0"/>
        </w:rPr>
      </w:r>
    </w:p>
    <w:p w:rsidR="00000000" w:rsidDel="00000000" w:rsidP="00000000" w:rsidRDefault="00000000" w:rsidRPr="00000000" w14:paraId="000001DD">
      <w:pPr>
        <w:pStyle w:val="Heading1"/>
        <w:rPr/>
      </w:pPr>
      <w:bookmarkStart w:colFirst="0" w:colLast="0" w:name="_7ej3ec2maqte" w:id="39"/>
      <w:bookmarkEnd w:id="39"/>
      <w:r w:rsidDel="00000000" w:rsidR="00000000" w:rsidRPr="00000000">
        <w:rPr>
          <w:rtl w:val="0"/>
        </w:rPr>
      </w:r>
    </w:p>
    <w:p w:rsidR="00000000" w:rsidDel="00000000" w:rsidP="00000000" w:rsidRDefault="00000000" w:rsidRPr="00000000" w14:paraId="000001DE">
      <w:pPr>
        <w:pStyle w:val="Heading1"/>
        <w:rPr>
          <w:ins w:author="Patrick Azu" w:id="10" w:date="2024-02-14T23:18:52Z"/>
        </w:rPr>
      </w:pPr>
      <w:ins w:author="Patrick Azu" w:id="10" w:date="2024-02-14T23:18:52Z">
        <w:bookmarkStart w:colFirst="0" w:colLast="0" w:name="_vd6zq9gehdkz" w:id="40"/>
        <w:bookmarkEnd w:id="40"/>
        <w:r w:rsidDel="00000000" w:rsidR="00000000" w:rsidRPr="00000000">
          <w:rPr>
            <w:rtl w:val="0"/>
          </w:rPr>
        </w:r>
      </w:ins>
    </w:p>
    <w:p w:rsidR="00000000" w:rsidDel="00000000" w:rsidP="00000000" w:rsidRDefault="00000000" w:rsidRPr="00000000" w14:paraId="000001DF">
      <w:pPr>
        <w:rPr/>
        <w:pPrChange w:author="Patrick Azu" w:id="0" w:date="2024-02-14T23:18:52Z">
          <w:pPr>
            <w:pStyle w:val="Heading1"/>
          </w:pPr>
        </w:pPrChange>
      </w:pPr>
      <w:bookmarkStart w:colFirst="0" w:colLast="0" w:name="_jt73fgjpd7ln" w:id="41"/>
      <w:bookmarkEnd w:id="41"/>
      <w:r w:rsidDel="00000000" w:rsidR="00000000" w:rsidRPr="00000000">
        <w:rPr>
          <w:rtl w:val="0"/>
        </w:rPr>
      </w:r>
    </w:p>
    <w:p w:rsidR="00000000" w:rsidDel="00000000" w:rsidP="00000000" w:rsidRDefault="00000000" w:rsidRPr="00000000" w14:paraId="000001E0">
      <w:pPr>
        <w:pStyle w:val="Heading1"/>
        <w:rPr/>
      </w:pPr>
      <w:bookmarkStart w:colFirst="0" w:colLast="0" w:name="_ltmlgugyztmp" w:id="42"/>
      <w:bookmarkEnd w:id="42"/>
      <w:r w:rsidDel="00000000" w:rsidR="00000000" w:rsidRPr="00000000">
        <w:rPr>
          <w:rtl w:val="0"/>
        </w:rPr>
        <w:t xml:space="preserve">Appendix</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155"/>
        <w:gridCol w:w="5385"/>
        <w:tblGridChange w:id="0">
          <w:tblGrid>
            <w:gridCol w:w="2460"/>
            <w:gridCol w:w="1155"/>
            <w:gridCol w:w="538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LC 2200 ISA with an additional LEA and BGT instruction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Mnemonic Example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Opcode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(Binary)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Action</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Register Transfer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w:t>
            </w:r>
          </w:p>
          <w:p w:rsidR="00000000" w:rsidDel="00000000" w:rsidP="00000000" w:rsidRDefault="00000000" w:rsidRPr="00000000" w14:paraId="000001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 $v0, $a0,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ind w:firstLine="180"/>
              <w:rPr/>
            </w:pPr>
            <w:r w:rsidDel="00000000" w:rsidR="00000000" w:rsidRPr="00000000">
              <w:rPr>
                <w:rtl w:val="0"/>
              </w:rPr>
              <w:t xml:space="preserve">Add contents of reg Y with contents of reg Z, store results in reg X.</w:t>
            </w:r>
          </w:p>
          <w:p w:rsidR="00000000" w:rsidDel="00000000" w:rsidP="00000000" w:rsidRDefault="00000000" w:rsidRPr="00000000" w14:paraId="000001F0">
            <w:pPr>
              <w:widowControl w:val="0"/>
              <w:spacing w:line="240" w:lineRule="auto"/>
              <w:ind w:firstLine="180"/>
              <w:rPr/>
            </w:pPr>
            <w:r w:rsidDel="00000000" w:rsidR="00000000" w:rsidRPr="00000000">
              <w:rPr>
                <w:rFonts w:ascii="Arial Unicode MS" w:cs="Arial Unicode MS" w:eastAsia="Arial Unicode MS" w:hAnsi="Arial Unicode MS"/>
                <w:rtl w:val="0"/>
              </w:rPr>
              <w:t xml:space="preserve">RTL: $v0 ← $a0 + $a1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nand</w:t>
            </w:r>
          </w:p>
          <w:p w:rsidR="00000000" w:rsidDel="00000000" w:rsidP="00000000" w:rsidRDefault="00000000" w:rsidRPr="00000000" w14:paraId="000001F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nand $v0, $a0, $a1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firstLine="180"/>
              <w:rPr/>
            </w:pPr>
            <w:r w:rsidDel="00000000" w:rsidR="00000000" w:rsidRPr="00000000">
              <w:rPr>
                <w:rtl w:val="0"/>
              </w:rPr>
              <w:t xml:space="preserve">Nand contents of reg Y with contents of reg Z, store results in reg X.</w:t>
            </w:r>
          </w:p>
          <w:p w:rsidR="00000000" w:rsidDel="00000000" w:rsidP="00000000" w:rsidRDefault="00000000" w:rsidRPr="00000000" w14:paraId="000001F5">
            <w:pPr>
              <w:widowControl w:val="0"/>
              <w:spacing w:line="240" w:lineRule="auto"/>
              <w:ind w:firstLine="180"/>
              <w:rPr/>
            </w:pPr>
            <w:r w:rsidDel="00000000" w:rsidR="00000000" w:rsidRPr="00000000">
              <w:rPr>
                <w:rFonts w:ascii="Arial Unicode MS" w:cs="Arial Unicode MS" w:eastAsia="Arial Unicode MS" w:hAnsi="Arial Unicode MS"/>
                <w:rtl w:val="0"/>
              </w:rPr>
              <w:t xml:space="preserve">RTL: $v0 ← ~($a0 &amp;&amp; $a1)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addi</w:t>
            </w:r>
          </w:p>
          <w:p w:rsidR="00000000" w:rsidDel="00000000" w:rsidP="00000000" w:rsidRDefault="00000000" w:rsidRPr="00000000" w14:paraId="000001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addi $v0, $a0,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firstLine="180"/>
              <w:rPr/>
            </w:pPr>
            <w:r w:rsidDel="00000000" w:rsidR="00000000" w:rsidRPr="00000000">
              <w:rPr>
                <w:rtl w:val="0"/>
              </w:rPr>
              <w:t xml:space="preserve">Add Immediate value to the contents of reg Y and store the result in reg X.</w:t>
            </w:r>
          </w:p>
          <w:p w:rsidR="00000000" w:rsidDel="00000000" w:rsidP="00000000" w:rsidRDefault="00000000" w:rsidRPr="00000000" w14:paraId="000001FA">
            <w:pPr>
              <w:widowControl w:val="0"/>
              <w:spacing w:line="240" w:lineRule="auto"/>
              <w:ind w:firstLine="180"/>
              <w:rPr/>
            </w:pPr>
            <w:r w:rsidDel="00000000" w:rsidR="00000000" w:rsidRPr="00000000">
              <w:rPr>
                <w:rFonts w:ascii="Arial Unicode MS" w:cs="Arial Unicode MS" w:eastAsia="Arial Unicode MS" w:hAnsi="Arial Unicode MS"/>
                <w:rtl w:val="0"/>
              </w:rPr>
              <w:t xml:space="preserve">RTL: $v0←$a0+25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lw</w:t>
            </w:r>
          </w:p>
          <w:p w:rsidR="00000000" w:rsidDel="00000000" w:rsidP="00000000" w:rsidRDefault="00000000" w:rsidRPr="00000000" w14:paraId="000001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lw $v0, 0x42($fp)</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firstLine="180"/>
              <w:rPr/>
            </w:pPr>
            <w:r w:rsidDel="00000000" w:rsidR="00000000" w:rsidRPr="00000000">
              <w:rPr>
                <w:rtl w:val="0"/>
              </w:rPr>
              <w:t xml:space="preserve">Load reg X from memory. The memory address is formed by adding OFFSET to the contents of reg Y.</w:t>
            </w:r>
          </w:p>
          <w:p w:rsidR="00000000" w:rsidDel="00000000" w:rsidP="00000000" w:rsidRDefault="00000000" w:rsidRPr="00000000" w14:paraId="000001FF">
            <w:pPr>
              <w:widowControl w:val="0"/>
              <w:spacing w:line="240" w:lineRule="auto"/>
              <w:ind w:firstLine="180"/>
              <w:rPr/>
            </w:pPr>
            <w:r w:rsidDel="00000000" w:rsidR="00000000" w:rsidRPr="00000000">
              <w:rPr>
                <w:rFonts w:ascii="Arial Unicode MS" w:cs="Arial Unicode MS" w:eastAsia="Arial Unicode MS" w:hAnsi="Arial Unicode MS"/>
                <w:rtl w:val="0"/>
              </w:rPr>
              <w:t xml:space="preserve">RTL: $v0 ← MEM[$fp + 0x42]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sw</w:t>
            </w:r>
          </w:p>
          <w:p w:rsidR="00000000" w:rsidDel="00000000" w:rsidP="00000000" w:rsidRDefault="00000000" w:rsidRPr="00000000" w14:paraId="000002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sw $a0, 0x42($fp)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firstLine="180"/>
              <w:rPr/>
            </w:pPr>
            <w:r w:rsidDel="00000000" w:rsidR="00000000" w:rsidRPr="00000000">
              <w:rPr>
                <w:rtl w:val="0"/>
              </w:rPr>
              <w:t xml:space="preserve">Store reg X into memory. The memory address is formed by adding OFFSET to the contents of reg Y.</w:t>
            </w:r>
            <w:ins w:author="TBGDivergent TBGDivergent" w:id="12" w:date="2024-02-14T21:20:27Z">
              <w:r w:rsidDel="00000000" w:rsidR="00000000" w:rsidRPr="00000000">
                <w:rPr>
                  <w:rtl w:val="0"/>
                </w:rPr>
                <w:t xml:space="preserve"> </w:t>
              </w:r>
            </w:ins>
            <w:r w:rsidDel="00000000" w:rsidR="00000000" w:rsidRPr="00000000">
              <w:rPr>
                <w:rtl w:val="0"/>
              </w:rPr>
            </w:r>
          </w:p>
          <w:p w:rsidR="00000000" w:rsidDel="00000000" w:rsidP="00000000" w:rsidRDefault="00000000" w:rsidRPr="00000000" w14:paraId="00000204">
            <w:pPr>
              <w:widowControl w:val="0"/>
              <w:spacing w:line="240" w:lineRule="auto"/>
              <w:ind w:firstLine="180"/>
              <w:rPr/>
            </w:pPr>
            <w:r w:rsidDel="00000000" w:rsidR="00000000" w:rsidRPr="00000000">
              <w:rPr>
                <w:rFonts w:ascii="Arial Unicode MS" w:cs="Arial Unicode MS" w:eastAsia="Arial Unicode MS" w:hAnsi="Arial Unicode MS"/>
                <w:rtl w:val="0"/>
              </w:rPr>
              <w:t xml:space="preserve">RTL: MEM[$fp + 0x42] ← $a0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beq</w:t>
            </w:r>
          </w:p>
          <w:p w:rsidR="00000000" w:rsidDel="00000000" w:rsidP="00000000" w:rsidRDefault="00000000" w:rsidRPr="00000000" w14:paraId="000002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beq $a0, $a1,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0101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firstLine="180"/>
              <w:rPr/>
            </w:pPr>
            <w:r w:rsidDel="00000000" w:rsidR="00000000" w:rsidRPr="00000000">
              <w:rPr>
                <w:rtl w:val="0"/>
              </w:rPr>
              <w:t xml:space="preserve">Compare the contents of reg X and reg Y. If they are the same, then branch to the address PC+1+OFFSET, where PC is the address of the beq instruction.</w:t>
            </w:r>
          </w:p>
          <w:p w:rsidR="00000000" w:rsidDel="00000000" w:rsidP="00000000" w:rsidRDefault="00000000" w:rsidRPr="00000000" w14:paraId="00000209">
            <w:pPr>
              <w:widowControl w:val="0"/>
              <w:spacing w:line="240" w:lineRule="auto"/>
              <w:ind w:firstLine="180"/>
              <w:rPr/>
            </w:pPr>
            <w:r w:rsidDel="00000000" w:rsidR="00000000" w:rsidRPr="00000000">
              <w:rPr>
                <w:rtl w:val="0"/>
              </w:rPr>
              <w:t xml:space="preserve">RTL: if($a0 == $a1)</w:t>
            </w:r>
          </w:p>
          <w:p w:rsidR="00000000" w:rsidDel="00000000" w:rsidP="00000000" w:rsidRDefault="00000000" w:rsidRPr="00000000" w14:paraId="0000020A">
            <w:pPr>
              <w:widowControl w:val="0"/>
              <w:spacing w:line="240" w:lineRule="auto"/>
              <w:ind w:firstLine="180"/>
              <w:rPr/>
            </w:pPr>
            <w:r w:rsidDel="00000000" w:rsidR="00000000" w:rsidRPr="00000000">
              <w:rPr>
                <w:rFonts w:ascii="Arial Unicode MS" w:cs="Arial Unicode MS" w:eastAsia="Arial Unicode MS" w:hAnsi="Arial Unicode MS"/>
                <w:rtl w:val="0"/>
              </w:rPr>
              <w:t xml:space="preserve">          PC ← PC+1+OFFSET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jalr</w:t>
            </w:r>
          </w:p>
          <w:p w:rsidR="00000000" w:rsidDel="00000000" w:rsidP="00000000" w:rsidRDefault="00000000" w:rsidRPr="00000000" w14:paraId="000002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jalr $at,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0110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1"/>
              <w:keepLines w:val="1"/>
              <w:widowControl w:val="0"/>
              <w:spacing w:line="240" w:lineRule="auto"/>
              <w:ind w:firstLine="180"/>
              <w:rPr/>
            </w:pPr>
            <w:r w:rsidDel="00000000" w:rsidR="00000000" w:rsidRPr="00000000">
              <w:rPr>
                <w:rtl w:val="0"/>
              </w:rPr>
              <w:t xml:space="preserve">First store PC+1 into reg Y, where PC is the address of the jalr instruction. Then branch to the address now contained in reg X.</w:t>
            </w:r>
          </w:p>
          <w:p w:rsidR="00000000" w:rsidDel="00000000" w:rsidP="00000000" w:rsidRDefault="00000000" w:rsidRPr="00000000" w14:paraId="0000020F">
            <w:pPr>
              <w:keepNext w:val="1"/>
              <w:keepLines w:val="1"/>
              <w:widowControl w:val="0"/>
              <w:spacing w:line="240" w:lineRule="auto"/>
              <w:ind w:firstLine="180"/>
              <w:rPr/>
            </w:pPr>
            <w:r w:rsidDel="00000000" w:rsidR="00000000" w:rsidRPr="00000000">
              <w:rPr>
                <w:rtl w:val="0"/>
              </w:rPr>
              <w:t xml:space="preserve">Note that if </w:t>
            </w:r>
            <w:r w:rsidDel="00000000" w:rsidR="00000000" w:rsidRPr="00000000">
              <w:rPr>
                <w:rtl w:val="0"/>
              </w:rPr>
              <w:t xml:space="preserve">reg X</w:t>
            </w:r>
            <w:r w:rsidDel="00000000" w:rsidR="00000000" w:rsidRPr="00000000">
              <w:rPr>
                <w:rtl w:val="0"/>
              </w:rPr>
              <w:t xml:space="preserve"> is the same as reg Y, the processor will first store PC+1 into that register, then end up branching to PC+1.</w:t>
            </w:r>
          </w:p>
          <w:p w:rsidR="00000000" w:rsidDel="00000000" w:rsidP="00000000" w:rsidRDefault="00000000" w:rsidRPr="00000000" w14:paraId="00000210">
            <w:pPr>
              <w:keepNext w:val="1"/>
              <w:keepLines w:val="1"/>
              <w:widowControl w:val="0"/>
              <w:spacing w:line="240" w:lineRule="auto"/>
              <w:ind w:firstLine="180"/>
              <w:rPr/>
            </w:pPr>
            <w:r w:rsidDel="00000000" w:rsidR="00000000" w:rsidRPr="00000000">
              <w:rPr>
                <w:rFonts w:ascii="Arial Unicode MS" w:cs="Arial Unicode MS" w:eastAsia="Arial Unicode MS" w:hAnsi="Arial Unicode MS"/>
                <w:rtl w:val="0"/>
              </w:rPr>
              <w:t xml:space="preserve">RTL: $ra ← PC+1; PC ← $at</w:t>
            </w:r>
          </w:p>
          <w:p w:rsidR="00000000" w:rsidDel="00000000" w:rsidP="00000000" w:rsidRDefault="00000000" w:rsidRPr="00000000" w14:paraId="00000211">
            <w:pPr>
              <w:keepNext w:val="1"/>
              <w:keepLines w:val="1"/>
              <w:widowControl w:val="0"/>
              <w:spacing w:line="240" w:lineRule="auto"/>
              <w:ind w:firstLine="180"/>
              <w:rPr/>
            </w:pPr>
            <w:r w:rsidDel="00000000" w:rsidR="00000000" w:rsidRPr="00000000">
              <w:rPr>
                <w:rtl w:val="0"/>
              </w:rPr>
            </w:r>
          </w:p>
          <w:p w:rsidR="00000000" w:rsidDel="00000000" w:rsidP="00000000" w:rsidRDefault="00000000" w:rsidRPr="00000000" w14:paraId="00000212">
            <w:pPr>
              <w:keepNext w:val="1"/>
              <w:keepLines w:val="1"/>
              <w:widowControl w:val="0"/>
              <w:spacing w:line="240" w:lineRule="auto"/>
              <w:ind w:firstLine="180"/>
              <w:rPr/>
            </w:pPr>
            <w:r w:rsidDel="00000000" w:rsidR="00000000" w:rsidRPr="00000000">
              <w:rPr>
                <w:rtl w:val="0"/>
              </w:rPr>
              <w:t xml:space="preserve">Note that an </w:t>
            </w:r>
            <w:r w:rsidDel="00000000" w:rsidR="00000000" w:rsidRPr="00000000">
              <w:rPr>
                <w:b w:val="1"/>
                <w:rtl w:val="0"/>
              </w:rPr>
              <w:t xml:space="preserve">unconditional jump</w:t>
            </w:r>
            <w:r w:rsidDel="00000000" w:rsidR="00000000" w:rsidRPr="00000000">
              <w:rPr>
                <w:rtl w:val="0"/>
              </w:rPr>
              <w:t xml:space="preserve"> can be realized using </w:t>
            </w:r>
            <w:r w:rsidDel="00000000" w:rsidR="00000000" w:rsidRPr="00000000">
              <w:rPr>
                <w:b w:val="1"/>
                <w:rtl w:val="0"/>
              </w:rPr>
              <w:t xml:space="preserve">jalr $ra, $t0</w:t>
            </w:r>
            <w:r w:rsidDel="00000000" w:rsidR="00000000" w:rsidRPr="00000000">
              <w:rPr>
                <w:rtl w:val="0"/>
              </w:rPr>
              <w:t xml:space="preserve">, and discarding the value stored in $t0 by the instruction. This is why there is no separate jump instruction in LC-2200.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firstLine="180"/>
              <w:rPr/>
            </w:pPr>
            <w:r w:rsidDel="00000000" w:rsidR="00000000" w:rsidRPr="00000000">
              <w:rPr>
                <w:rtl w:val="0"/>
              </w:rPr>
              <w:t xml:space="preserve">Halt the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bgt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bgt $a0, $a1, 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firstLine="180"/>
              <w:rPr/>
            </w:pPr>
            <w:r w:rsidDel="00000000" w:rsidR="00000000" w:rsidRPr="00000000">
              <w:rPr>
                <w:rtl w:val="0"/>
              </w:rPr>
              <w:t xml:space="preserve">Compare the contents of reg X and reg Y. If the value in reg X is greater than the value in reg Y, then branch to the address PC+1+OFFSET, where PC is the address of the bgt instruction.</w:t>
            </w:r>
          </w:p>
          <w:p w:rsidR="00000000" w:rsidDel="00000000" w:rsidP="00000000" w:rsidRDefault="00000000" w:rsidRPr="00000000" w14:paraId="0000021A">
            <w:pPr>
              <w:widowControl w:val="0"/>
              <w:spacing w:line="240" w:lineRule="auto"/>
              <w:ind w:firstLine="180"/>
              <w:rPr/>
            </w:pPr>
            <w:r w:rsidDel="00000000" w:rsidR="00000000" w:rsidRPr="00000000">
              <w:rPr>
                <w:rtl w:val="0"/>
              </w:rPr>
              <w:t xml:space="preserve">RTL: if($a0 &gt; $a1)</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pPr>
            <w:r w:rsidDel="00000000" w:rsidR="00000000" w:rsidRPr="00000000">
              <w:rPr>
                <w:rFonts w:ascii="Arial Unicode MS" w:cs="Arial Unicode MS" w:eastAsia="Arial Unicode MS" w:hAnsi="Arial Unicode MS"/>
                <w:rtl w:val="0"/>
              </w:rPr>
              <w:t xml:space="preserve">          PC ← PC+1+OFFSET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lea</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lea $a0,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firstLine="180"/>
              <w:rPr/>
            </w:pPr>
            <w:r w:rsidDel="00000000" w:rsidR="00000000" w:rsidRPr="00000000">
              <w:rPr>
                <w:rtl w:val="0"/>
              </w:rPr>
              <w:t xml:space="preserve">An address is computed by sign-extending bits [19:0] to 32 bits and adding this result to the incremented PC (address of instruction + 1). It then stores the computed address into register DR.</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80"/>
              <w:jc w:val="left"/>
              <w:rPr/>
            </w:pPr>
            <w:commentRangeStart w:id="55"/>
            <w:r w:rsidDel="00000000" w:rsidR="00000000" w:rsidRPr="00000000">
              <w:rPr>
                <w:rtl w:val="0"/>
              </w:rPr>
              <w:t xml:space="preserve">RTL: $a0 =</w:t>
            </w:r>
            <w:del w:author="Ankith Thalanki" w:id="13" w:date="2024-02-14T20:36:46Z">
              <w:r w:rsidDel="00000000" w:rsidR="00000000" w:rsidRPr="00000000">
                <w:rPr>
                  <w:rtl w:val="0"/>
                </w:rPr>
                <w:delText xml:space="preserve"> MEM</w:delText>
              </w:r>
            </w:del>
            <w:r w:rsidDel="00000000" w:rsidR="00000000" w:rsidRPr="00000000">
              <w:rPr>
                <w:rtl w:val="0"/>
              </w:rPr>
              <w:t xml:space="preserve">[stack]</w:t>
            </w:r>
            <w:commentRangeEnd w:id="55"/>
            <w:r w:rsidDel="00000000" w:rsidR="00000000" w:rsidRPr="00000000">
              <w:commentReference w:id="55"/>
            </w:r>
            <w:r w:rsidDel="00000000" w:rsidR="00000000" w:rsidRPr="00000000">
              <w:rPr>
                <w:rtl w:val="0"/>
              </w:rPr>
            </w:r>
          </w:p>
        </w:tc>
      </w:tr>
    </w:tbl>
    <w:p w:rsidR="00000000" w:rsidDel="00000000" w:rsidP="00000000" w:rsidRDefault="00000000" w:rsidRPr="00000000" w14:paraId="00000221">
      <w:pPr>
        <w:rPr/>
      </w:pPr>
      <w:r w:rsidDel="00000000" w:rsidR="00000000" w:rsidRPr="00000000">
        <w:rPr>
          <w:rtl w:val="0"/>
        </w:rPr>
      </w:r>
    </w:p>
    <w:sectPr>
      <w:headerReference r:id="rId19"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Xie Thomas" w:id="10" w:date="2024-02-14T01:45:50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to take fetch into account?</w:t>
      </w:r>
    </w:p>
  </w:comment>
  <w:comment w:author="Tripp Hanley" w:id="11" w:date="2024-02-14T05:07:55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would not. This is just a ratio between instructions, not actions in any other macrostates besides execution</w:t>
      </w:r>
    </w:p>
  </w:comment>
  <w:comment w:author="Akshara Joshipura" w:id="8" w:date="2024-02-14T20:01:09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this. The question says each handler takes 1000 clock cycles. Then shouldn't the last two INTAs be ignored because they occur while A's handler is executing?</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do we assume the INTAs are asserted after A's handler? Because isn't INTA always on during the execution of an INT macrostate (not including the pre/post $k0 save/restore)?</w:t>
      </w:r>
    </w:p>
  </w:comment>
  <w:comment w:author="Akshara Joshipura" w:id="9" w:date="2024-02-14T20:05:17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 Jason commented on the same above. If anyone's got an explanation, please help!</w:t>
      </w:r>
    </w:p>
  </w:comment>
  <w:comment w:author="ArcWand" w:id="46" w:date="2024-02-12T17:26:34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 is taken on the wire from A to ALU also, but this can happen earlier, and should thus be done by now, and is not something we need to worry about. Thus, we do not count it when counting time.</w:t>
      </w:r>
    </w:p>
  </w:comment>
  <w:comment w:author="Elaine Wang" w:id="47" w:date="2024-02-13T22:30:50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it happens earlier shouldn't it still be counted somewhere along the clock cycles that we are tracing?</w:t>
      </w:r>
    </w:p>
  </w:comment>
  <w:comment w:author="ArcWand" w:id="48" w:date="2024-02-14T01:00:59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Yep! I've since edited the chart. Your later comment (which was unfortunately deleted it appears) is correct—MUX and A stabilizing happen at the same time, so they only take 2 ps instead of 4 ps. In a similar way, we can group the wire from A to ALU with the next segment, so that it doesn't take additional time.</w:t>
      </w:r>
    </w:p>
  </w:comment>
  <w:comment w:author="ArcWand" w:id="39" w:date="2024-02-12T17:16:55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does not take setup time, as that is assumed to be part of previous clock cycle.</w:t>
      </w:r>
    </w:p>
  </w:comment>
  <w:comment w:author="Anonymous" w:id="40" w:date="2024-02-12T21:49:14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Maker Man" w:id="41" w:date="2024-02-13T02:59:46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Maker Man" w:id="42" w:date="2024-02-13T03:00:05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ArcWand" w:id="2" w:date="2024-02-13T05:43:59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necessary to put the return address on the stack if and only if the switch occurs in main, which does not return.</w:t>
      </w:r>
    </w:p>
  </w:comment>
  <w:comment w:author="ArcWand" w:id="55" w:date="2024-02-13T04:58:32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copied from the PDF, but is wrong, as Nikita pointed out to me.</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probably be something more like: $a0 = stack</w:t>
      </w:r>
    </w:p>
  </w:comment>
  <w:comment w:author="Keerthana Thotakura" w:id="28" w:date="2024-02-14T14:27:29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this be 4 bytes?</w:t>
      </w:r>
    </w:p>
  </w:comment>
  <w:comment w:author="Tripp Hanley" w:id="29" w:date="2024-02-14T18:22:05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8. One second, going to post a picture of my work below</w:t>
      </w:r>
    </w:p>
  </w:comment>
  <w:comment w:author="Tripp Hanley" w:id="30" w:date="2024-02-14T18:32:47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https://imgur.com/QihDymV. All X's are padding</w:t>
      </w:r>
    </w:p>
  </w:comment>
  <w:comment w:author="TBGDivergent TBGDivergent" w:id="31" w:date="2024-02-14T20:16:02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have to worry about nul terminator at the end of arrays or is that not a thing</w:t>
      </w:r>
    </w:p>
  </w:comment>
  <w:comment w:author="Harini Sathu" w:id="32" w:date="2024-02-14T20:32:29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there extra padding after the last row for the natural alignment one?</w:t>
      </w:r>
    </w:p>
  </w:comment>
  <w:comment w:author="Akshara Joshipura" w:id="33" w:date="2024-02-14T20:33:26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 termination is not a thing in C arrays. Even for char arrays aka strings you have to explicitly make space for a null terminator. In this case, there is only one element - the short.</w:t>
      </w:r>
    </w:p>
  </w:comment>
  <w:comment w:author="Akshara Joshipura" w:id="34" w:date="2024-02-14T20:36:02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shouldn't be an extra row of padding at the bottom. I assume you are doing that to ensure that the next struct in the array is also 4-byte aligned. But it already is. So you are only saving 4 bytes</w:t>
      </w:r>
    </w:p>
  </w:comment>
  <w:comment w:author="TBGDivergent TBGDivergent" w:id="35" w:date="2024-02-14T20:38:34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 we also switch the short and the char to gain a byte? Or will the saved byte be irrelevant?</w:t>
      </w:r>
    </w:p>
  </w:comment>
  <w:comment w:author="Krish Asknani" w:id="17" w:date="2024-02-14T00:40:02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Hypothetical question - if the instruction was LB, then would the correct answer be 0x13?</w:t>
      </w:r>
    </w:p>
  </w:comment>
  <w:comment w:author="Tripp Hanley" w:id="18" w:date="2024-02-14T05:35:49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IIrc Half Word, Word (ofc) and byte are easy to get</w:t>
      </w:r>
    </w:p>
  </w:comment>
  <w:comment w:author="Xie Thomas" w:id="54" w:date="2024-02-14T01:29:25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isn't this be added up to 12?</w:t>
      </w:r>
    </w:p>
  </w:comment>
  <w:comment w:author="ArcWand" w:id="43" w:date="2024-02-12T17:36:23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 some control line not shown in the datapath changes the output of the mux to some other register number.</w:t>
      </w:r>
    </w:p>
  </w:comment>
  <w:comment w:author="Ronojoy Dutta" w:id="44" w:date="2024-02-12T21:19:21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confirm, that's the reason you're not including "Wire from IR to MUX" delay once again in this clock cycle? I think that makes sense.</w:t>
      </w:r>
    </w:p>
  </w:comment>
  <w:comment w:author="Anonymous" w:id="45" w:date="2024-02-12T21:34:48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 from IR to MUX is not included again because there's 3 wires in parallel. They will have all updated in the previous cycle, and no change occurs in the IR, so we do not need to wait.</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ArcWand (idk why I'm anon on mobile)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total reactions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Ronojoy Dutta reacted with 👍 at 2024-02-12 14:48 PM</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Sahi Pasagada reacted with 👍 at 2024-02-13 21:50 PM</w:t>
      </w:r>
    </w:p>
  </w:comment>
  <w:comment w:author="Jenny Lin" w:id="21" w:date="2024-02-14T04:00:01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this char d then short e[1]? Is the order reversed?</w:t>
      </w:r>
    </w:p>
  </w:comment>
  <w:comment w:author="Meghana Kotcherlakota" w:id="22" w:date="2024-02-14T19:10:12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yup i agree</w:t>
      </w:r>
    </w:p>
  </w:comment>
  <w:comment w:author="Trent Conley" w:id="23" w:date="2024-02-14T20:32:23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then saves 5 bytes</w:t>
      </w:r>
    </w:p>
  </w:comment>
  <w:comment w:author="Jane Crowley" w:id="19" w:date="2024-02-14T05:02:33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it will save 1 byte to order it from largest to smallest</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Sudeep Dharanikota reacted with 👍 at 2024-02-14 12:33 PM</w:t>
      </w:r>
    </w:p>
  </w:comment>
  <w:comment w:author="Krish Asknani" w:id="20" w:date="2024-02-14T15:31:22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this if we are given that the next thing to be added to memory is a char, otherwise it would just be used for padding if anything bigger is added</w:t>
      </w:r>
    </w:p>
  </w:comment>
  <w:comment w:author="ArcWand" w:id="49" w:date="2024-02-12T17:41:15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may also make sense to including updating PC in this count, bringing the total up by 4 ps, but it does not affect our final answer.</w:t>
      </w:r>
    </w:p>
  </w:comment>
  <w:comment w:author="Xie Thomas" w:id="50" w:date="2024-02-14T01:54:47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why it does not affect our final answer, the question ask for the minimum clock cycle, but before adding the PC update count it would be 12 ps which is the minimum clock cycle.</w:t>
      </w:r>
    </w:p>
  </w:comment>
  <w:comment w:author="ArcWand" w:id="51" w:date="2024-02-14T12:27:31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minimum clock cycle is the shortest time that, when used for all cycles, would create a working computer. It is the maximum of the clock cycles theoretically needed.</w:t>
      </w:r>
    </w:p>
  </w:comment>
  <w:comment w:author="TBGDivergent TBGDivergent" w:id="52" w:date="2024-02-14T21:18:28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we forget about the wire from SPRF to B, as well as B register hold and setup? I got 3 SPRF + 2 wire sprf to A,B + 4 registerhold&amp;setup + 2 registeroutputstable + 3 ALU + 2 ALU2SPRFWire = 17ps</w:t>
      </w:r>
    </w:p>
  </w:comment>
  <w:comment w:author="ArcWand" w:id="53" w:date="2024-02-14T21:25:55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did not forget it.</w:t>
      </w:r>
    </w:p>
  </w:comment>
  <w:comment w:author="Ankith Thalanki" w:id="25" w:date="2024-02-14T22:40:51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necessary, it only benefits us if we have an instruction that lets us Load two words at once, but we don't, we can only load a word, half-word, or byte.</w:t>
      </w:r>
    </w:p>
  </w:comment>
  <w:comment w:author="Flavio Irani" w:id="26" w:date="2024-02-14T23:02:29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compiler implicitly knows to load 2 words if it encounters a long int, so this is fine</w:t>
      </w:r>
    </w:p>
  </w:comment>
  <w:comment w:author="Ankith Thalanki" w:id="27" w:date="2024-02-14T23:10:57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True, but then in that case we wouldnt need a blank word right?</w:t>
      </w:r>
    </w:p>
  </w:comment>
  <w:comment w:author="FOSSZarethaG -" w:id="3" w:date="2024-02-14T02:12:43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can we know which INT are enabled? I'm guessing from the table but I can't figure out why INT3 is the only one enabled in the second last INTA.</w:t>
      </w:r>
    </w:p>
  </w:comment>
  <w:comment w:author="Saanvi Molugu" w:id="4" w:date="2024-02-14T15:21:54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because all of the higher priority signals have been already acknowledged in the first two INTA signals?</w:t>
      </w:r>
    </w:p>
  </w:comment>
  <w:comment w:author="FOSSZarethaG -" w:id="5" w:date="2024-02-14T15:22:54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by daisy chain it chooses B then D?</w:t>
      </w:r>
    </w:p>
  </w:comment>
  <w:comment w:author="Saanvi Molugu" w:id="6" w:date="2024-02-14T15:25:39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think so -- even though when the first INTA signal was given INT3 was enabled by D, by the time we acknowledge INT3 both D and B have interrupted, so B would be acknowledged first</w:t>
      </w:r>
    </w:p>
  </w:comment>
  <w:comment w:author="FOSSZarethaG -" w:id="7" w:date="2024-02-14T15:27:34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thanks!</w:t>
      </w:r>
    </w:p>
  </w:comment>
  <w:comment w:author="Anonymous" w:id="36" w:date="2024-02-13T04:04:08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 explanation on how to do this in the textbook?</w:t>
      </w:r>
    </w:p>
  </w:comment>
  <w:comment w:author="ArcWand" w:id="37" w:date="2024-02-13T04:38:24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has a bare bones explanation. Also look at Slide 32 of Daglis slides 5. Datapath</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https://gatech.instructure.com/courses/367546/files/folder/Class%20Slides/Section%20B%20slides%20(Daglis)?preview=48112399</w:t>
      </w:r>
    </w:p>
  </w:comment>
  <w:comment w:author="ArcWand" w:id="38" w:date="2024-02-13T05:07:00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Found the textbook one, it's 3.3.3, Example 3</w:t>
      </w:r>
    </w:p>
  </w:comment>
  <w:comment w:author="Krish Asknani" w:id="24" w:date="2024-02-14T15:29:02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it save one byte if the next thing added to memory is a char? I think you could argue this, because that one byte now at least has potential to be used whereas before it was impossible because it was padding</w:t>
      </w:r>
    </w:p>
  </w:comment>
  <w:comment w:author="Alex Kranias" w:id="0" w:date="2024-02-14T19:15:26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don't LW</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total reactions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Aravinth Venkatesh reacted with ❓ at 2024-02-14 14:46 PM</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Kenneth Sweezy reacted with ❓ at 2024-02-14 12:26 PM</w:t>
      </w:r>
    </w:p>
  </w:comment>
  <w:comment w:author="Aravinth Venkatesh" w:id="1" w:date="2024-02-14T22:46:08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w:t>
      </w:r>
    </w:p>
  </w:comment>
  <w:comment w:author="Anonymous" w:id="12" w:date="2024-02-13T19:14:29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w:t>
      </w:r>
    </w:p>
  </w:comment>
  <w:comment w:author="ArcWand" w:id="13" w:date="2024-02-13T23:56:11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no instructions execute after HALT, the last LEA is not executed.</w:t>
      </w:r>
    </w:p>
  </w:comment>
  <w:comment w:author="Sammy T" w:id="14" w:date="2024-02-14T00:33:13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Technically the question does say "ALL other instructions execute exactly once, but there's no realistic way for that to happen"</w:t>
      </w:r>
    </w:p>
  </w:comment>
  <w:comment w:author="Stefan Talpa" w:id="15" w:date="2024-02-14T21:45: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-15 again?</w:t>
      </w:r>
    </w:p>
  </w:comment>
  <w:comment w:author="Aidan Rose" w:id="16" w:date="2024-02-14T21:58:5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of the instructions run 150 times, the rest only run once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sz w:val="24"/>
      <w:szCs w:val="24"/>
    </w:rPr>
  </w:style>
  <w:style w:type="paragraph" w:styleId="Heading3">
    <w:name w:val="heading 3"/>
    <w:basedOn w:val="Normal"/>
    <w:next w:val="Normal"/>
    <w:pPr>
      <w:keepNext w:val="1"/>
      <w:keepLines w:val="1"/>
    </w:pPr>
    <w:rPr>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